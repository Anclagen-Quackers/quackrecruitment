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09CFA" w14:textId="77777777" w:rsidR="000567E2" w:rsidRPr="00451990" w:rsidRDefault="001D23FB" w:rsidP="001D23FB">
      <w:pPr>
        <w:pStyle w:val="Heading1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>MALPRACTICE &amp; MALADMINISTRATION POLICY</w:t>
      </w:r>
    </w:p>
    <w:p w14:paraId="3E7A9F1C" w14:textId="77777777" w:rsidR="000567E2" w:rsidRPr="00451990" w:rsidRDefault="000567E2" w:rsidP="001D23FB">
      <w:pPr>
        <w:pStyle w:val="Heading3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>Introduction</w:t>
      </w:r>
    </w:p>
    <w:p w14:paraId="7BC573B5" w14:textId="27DFE28A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This policy is aimed at our customers, including learners, who are de</w:t>
      </w:r>
      <w:r w:rsidR="001D23FB" w:rsidRPr="00451990">
        <w:rPr>
          <w:rFonts w:ascii="Verdana" w:hAnsi="Verdana" w:cs="Arial"/>
          <w:sz w:val="20"/>
          <w:szCs w:val="20"/>
        </w:rPr>
        <w:t xml:space="preserve">livering/registered on </w:t>
      </w:r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0" w:author="Dion Bishop" w:date="2024-04-09T16:02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[Centre name]</w:t>
      </w:r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1" w:author="Dion Bishop" w:date="2024-04-09T16:02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2" w:author="Dion Bishop" w:date="2024-04-09T16:02:00Z">
        <w:r w:rsidR="00861032" w:rsidRPr="00AE3577">
          <w:rPr>
            <w:rFonts w:ascii="Verdana" w:hAnsi="Verdana" w:cs="Arial"/>
            <w:sz w:val="20"/>
            <w:szCs w:val="20"/>
          </w:rPr>
          <w:t xml:space="preserve">Quack Recruitment &amp; Training </w:t>
        </w:r>
      </w:ins>
      <w:proofErr w:type="spellStart"/>
      <w:r w:rsidR="001D23FB" w:rsidRPr="00861032">
        <w:rPr>
          <w:rFonts w:ascii="Verdana" w:hAnsi="Verdana" w:cs="Arial"/>
          <w:sz w:val="20"/>
          <w:szCs w:val="20"/>
        </w:rPr>
        <w:t>programmes</w:t>
      </w:r>
      <w:proofErr w:type="spellEnd"/>
      <w:r w:rsidR="001D23FB" w:rsidRPr="00861032">
        <w:rPr>
          <w:rFonts w:ascii="Verdana" w:hAnsi="Verdana" w:cs="Arial"/>
          <w:sz w:val="20"/>
          <w:szCs w:val="20"/>
        </w:rPr>
        <w:t xml:space="preserve"> </w:t>
      </w:r>
      <w:r w:rsidR="001D23FB" w:rsidRPr="00451990">
        <w:rPr>
          <w:rFonts w:ascii="Verdana" w:hAnsi="Verdana" w:cs="Arial"/>
          <w:sz w:val="20"/>
          <w:szCs w:val="20"/>
        </w:rPr>
        <w:t xml:space="preserve">or courses, </w:t>
      </w:r>
      <w:r w:rsidRPr="00451990">
        <w:rPr>
          <w:rFonts w:ascii="Verdana" w:hAnsi="Verdana" w:cs="Arial"/>
          <w:sz w:val="20"/>
          <w:szCs w:val="20"/>
        </w:rPr>
        <w:t>approved qualifications or units within or outside the UK and who are involved in suspected or actual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malpractice/maladministration.</w:t>
      </w:r>
    </w:p>
    <w:p w14:paraId="441A55FF" w14:textId="77777777" w:rsidR="000567E2" w:rsidRPr="00451990" w:rsidRDefault="000567E2" w:rsidP="001D23FB">
      <w:pPr>
        <w:pStyle w:val="Heading3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>Centre’s responsibility</w:t>
      </w:r>
    </w:p>
    <w:p w14:paraId="559EBB7B" w14:textId="77777777" w:rsidR="00451990" w:rsidRDefault="001D23FB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It is important that all </w:t>
      </w:r>
      <w:r w:rsidR="000567E2" w:rsidRPr="00451990">
        <w:rPr>
          <w:rFonts w:ascii="Verdana" w:hAnsi="Verdana" w:cs="Arial"/>
          <w:sz w:val="20"/>
          <w:szCs w:val="20"/>
        </w:rPr>
        <w:t>staff involved in the management, assessment and quality assurance of our</w:t>
      </w:r>
      <w:r w:rsidRPr="00451990">
        <w:rPr>
          <w:rFonts w:ascii="Verdana" w:hAnsi="Verdana" w:cs="Arial"/>
          <w:sz w:val="20"/>
          <w:szCs w:val="20"/>
        </w:rPr>
        <w:t xml:space="preserve"> qualifications, and </w:t>
      </w:r>
      <w:r w:rsidR="000567E2" w:rsidRPr="00451990">
        <w:rPr>
          <w:rFonts w:ascii="Verdana" w:hAnsi="Verdana" w:cs="Arial"/>
          <w:sz w:val="20"/>
          <w:szCs w:val="20"/>
        </w:rPr>
        <w:t xml:space="preserve">learners, are fully aware of the contents of the policy and </w:t>
      </w:r>
      <w:r w:rsidRPr="00451990">
        <w:rPr>
          <w:rFonts w:ascii="Verdana" w:hAnsi="Verdana" w:cs="Arial"/>
          <w:sz w:val="20"/>
          <w:szCs w:val="20"/>
        </w:rPr>
        <w:t xml:space="preserve">we have </w:t>
      </w:r>
      <w:r w:rsidR="000567E2" w:rsidRPr="00451990">
        <w:rPr>
          <w:rFonts w:ascii="Verdana" w:hAnsi="Verdana" w:cs="Arial"/>
          <w:sz w:val="20"/>
          <w:szCs w:val="20"/>
        </w:rPr>
        <w:t>arrangements in place to prevent and investigate instances of malpractice and maladministration.</w:t>
      </w:r>
    </w:p>
    <w:p w14:paraId="724F9B3A" w14:textId="77777777" w:rsidR="00451990" w:rsidRPr="00451990" w:rsidRDefault="00451990" w:rsidP="00451990">
      <w:pPr>
        <w:spacing w:after="120"/>
        <w:rPr>
          <w:rFonts w:ascii="Verdana" w:hAnsi="Verdana" w:cs="Arial"/>
          <w:b/>
          <w:sz w:val="20"/>
          <w:szCs w:val="20"/>
        </w:rPr>
      </w:pPr>
      <w:r w:rsidRPr="00451990">
        <w:rPr>
          <w:rFonts w:ascii="Verdana" w:hAnsi="Verdana" w:cs="Arial"/>
          <w:b/>
          <w:sz w:val="20"/>
          <w:szCs w:val="20"/>
        </w:rPr>
        <w:t>Definition of Maladministration</w:t>
      </w:r>
    </w:p>
    <w:p w14:paraId="5135544B" w14:textId="77777777" w:rsidR="00451990" w:rsidRPr="00451990" w:rsidRDefault="00451990" w:rsidP="00451990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Maladministration is essentially any activity or practice which results in non-compliance with administrative regulations and requirements and includes the application of persistent mistakes or poor </w:t>
      </w:r>
      <w:proofErr w:type="gramStart"/>
      <w:r w:rsidRPr="00451990">
        <w:rPr>
          <w:rFonts w:ascii="Verdana" w:hAnsi="Verdana" w:cs="Arial"/>
          <w:sz w:val="20"/>
          <w:szCs w:val="20"/>
        </w:rPr>
        <w:t>administration</w:t>
      </w:r>
      <w:proofErr w:type="gramEnd"/>
    </w:p>
    <w:p w14:paraId="08B3063F" w14:textId="77777777" w:rsidR="000567E2" w:rsidRPr="00451990" w:rsidRDefault="000567E2" w:rsidP="001D23FB">
      <w:pPr>
        <w:pStyle w:val="Heading3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>Definition of Malpractice</w:t>
      </w:r>
    </w:p>
    <w:p w14:paraId="655B4EE9" w14:textId="77777777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Malpractice is essentially any activity or practice which deliberately contravenes regulations and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compromises the integrity of the internal or external assessment process and/or the validity of certificates.</w:t>
      </w:r>
    </w:p>
    <w:p w14:paraId="778D601C" w14:textId="77777777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Malpractice may include a range of issues from the failure to maintain appropriate records or systems, to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the deliberate falsification of records </w:t>
      </w:r>
      <w:proofErr w:type="gramStart"/>
      <w:r w:rsidRPr="00451990">
        <w:rPr>
          <w:rFonts w:ascii="Verdana" w:hAnsi="Verdana" w:cs="Arial"/>
          <w:sz w:val="20"/>
          <w:szCs w:val="20"/>
        </w:rPr>
        <w:t>in order to</w:t>
      </w:r>
      <w:proofErr w:type="gramEnd"/>
      <w:r w:rsidRPr="00451990">
        <w:rPr>
          <w:rFonts w:ascii="Verdana" w:hAnsi="Verdana" w:cs="Arial"/>
          <w:sz w:val="20"/>
          <w:szCs w:val="20"/>
        </w:rPr>
        <w:t xml:space="preserve"> claim certificates.</w:t>
      </w:r>
    </w:p>
    <w:p w14:paraId="421F41D6" w14:textId="77777777" w:rsidR="001D23FB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proofErr w:type="gramStart"/>
      <w:r w:rsidRPr="00451990">
        <w:rPr>
          <w:rFonts w:ascii="Verdana" w:hAnsi="Verdana" w:cs="Arial"/>
          <w:sz w:val="20"/>
          <w:szCs w:val="20"/>
        </w:rPr>
        <w:t>For the purpose of</w:t>
      </w:r>
      <w:proofErr w:type="gramEnd"/>
      <w:r w:rsidRPr="00451990">
        <w:rPr>
          <w:rFonts w:ascii="Verdana" w:hAnsi="Verdana" w:cs="Arial"/>
          <w:sz w:val="20"/>
          <w:szCs w:val="20"/>
        </w:rPr>
        <w:t xml:space="preserve"> this policy this term also covers misconduct and forms of unnecessary discrimination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or bias towards certain or groups of </w:t>
      </w:r>
      <w:r w:rsidR="00D46BF4" w:rsidRPr="00451990">
        <w:rPr>
          <w:rFonts w:ascii="Verdana" w:hAnsi="Verdana" w:cs="Arial"/>
          <w:sz w:val="20"/>
          <w:szCs w:val="20"/>
        </w:rPr>
        <w:t>learners</w:t>
      </w:r>
    </w:p>
    <w:p w14:paraId="10F25791" w14:textId="77777777" w:rsidR="00451990" w:rsidRPr="00451990" w:rsidRDefault="00451990" w:rsidP="00451990">
      <w:pPr>
        <w:spacing w:after="120"/>
        <w:rPr>
          <w:rFonts w:ascii="Verdana" w:hAnsi="Verdana" w:cs="Arial"/>
          <w:b/>
          <w:bCs/>
          <w:sz w:val="20"/>
          <w:szCs w:val="20"/>
        </w:rPr>
      </w:pPr>
      <w:r w:rsidRPr="00451990">
        <w:rPr>
          <w:rFonts w:ascii="Verdana" w:hAnsi="Verdana" w:cs="Arial"/>
          <w:b/>
          <w:bCs/>
          <w:sz w:val="20"/>
          <w:szCs w:val="20"/>
        </w:rPr>
        <w:t xml:space="preserve">Examples of </w:t>
      </w:r>
      <w:r>
        <w:rPr>
          <w:rFonts w:ascii="Verdana" w:hAnsi="Verdana" w:cs="Arial"/>
          <w:b/>
          <w:bCs/>
          <w:sz w:val="20"/>
          <w:szCs w:val="20"/>
        </w:rPr>
        <w:t>M</w:t>
      </w:r>
      <w:r w:rsidRPr="00451990">
        <w:rPr>
          <w:rFonts w:ascii="Verdana" w:hAnsi="Verdana" w:cs="Arial"/>
          <w:b/>
          <w:bCs/>
          <w:sz w:val="20"/>
          <w:szCs w:val="20"/>
        </w:rPr>
        <w:t>aladministration</w:t>
      </w:r>
    </w:p>
    <w:p w14:paraId="255B75E1" w14:textId="77777777" w:rsidR="00451990" w:rsidRPr="00451990" w:rsidRDefault="00451990" w:rsidP="00451990">
      <w:pPr>
        <w:numPr>
          <w:ilvl w:val="0"/>
          <w:numId w:val="2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Persistent failure to adhere to our learner registration and certification procedures.</w:t>
      </w:r>
    </w:p>
    <w:p w14:paraId="564242B9" w14:textId="77777777" w:rsidR="00451990" w:rsidRPr="00451990" w:rsidRDefault="00451990" w:rsidP="00451990">
      <w:pPr>
        <w:numPr>
          <w:ilvl w:val="0"/>
          <w:numId w:val="2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Persistent failure to adhere to our Centre recognition and/or qualification requirements and/or</w:t>
      </w:r>
    </w:p>
    <w:p w14:paraId="4219D18F" w14:textId="77777777" w:rsidR="00451990" w:rsidRPr="00451990" w:rsidRDefault="00451990" w:rsidP="00451990">
      <w:pPr>
        <w:numPr>
          <w:ilvl w:val="0"/>
          <w:numId w:val="2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associated actions assigned to the </w:t>
      </w:r>
      <w:proofErr w:type="gramStart"/>
      <w:r w:rsidRPr="00451990">
        <w:rPr>
          <w:rFonts w:ascii="Verdana" w:hAnsi="Verdana" w:cs="Arial"/>
          <w:sz w:val="20"/>
          <w:szCs w:val="20"/>
        </w:rPr>
        <w:t>Centre</w:t>
      </w:r>
      <w:proofErr w:type="gramEnd"/>
    </w:p>
    <w:p w14:paraId="2921A3E9" w14:textId="77777777" w:rsidR="00451990" w:rsidRPr="00451990" w:rsidRDefault="00451990" w:rsidP="00451990">
      <w:pPr>
        <w:numPr>
          <w:ilvl w:val="0"/>
          <w:numId w:val="2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Late learner registrations (both infrequent and persistent)</w:t>
      </w:r>
    </w:p>
    <w:p w14:paraId="26E454F2" w14:textId="77777777" w:rsidR="00451990" w:rsidRPr="00451990" w:rsidRDefault="00451990" w:rsidP="00451990">
      <w:pPr>
        <w:numPr>
          <w:ilvl w:val="0"/>
          <w:numId w:val="2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Unreasonable delays in responding to requests and/or communications from the Awarding </w:t>
      </w:r>
      <w:proofErr w:type="spellStart"/>
      <w:r w:rsidRPr="00451990">
        <w:rPr>
          <w:rFonts w:ascii="Verdana" w:hAnsi="Verdana" w:cs="Arial"/>
          <w:sz w:val="20"/>
          <w:szCs w:val="20"/>
        </w:rPr>
        <w:t>Organisation</w:t>
      </w:r>
      <w:proofErr w:type="spellEnd"/>
    </w:p>
    <w:p w14:paraId="7D1F6BCA" w14:textId="77777777" w:rsidR="00451990" w:rsidRPr="00451990" w:rsidRDefault="00451990" w:rsidP="00451990">
      <w:pPr>
        <w:numPr>
          <w:ilvl w:val="0"/>
          <w:numId w:val="2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Inaccurate claim for certificates</w:t>
      </w:r>
    </w:p>
    <w:p w14:paraId="764F0150" w14:textId="1FF3DA88" w:rsidR="00451990" w:rsidRPr="00451990" w:rsidDel="00B575AB" w:rsidRDefault="00451990" w:rsidP="00451990">
      <w:pPr>
        <w:numPr>
          <w:ilvl w:val="0"/>
          <w:numId w:val="2"/>
        </w:numPr>
        <w:spacing w:after="120"/>
        <w:rPr>
          <w:del w:id="3" w:author="Joanna McDermott" w:date="2024-02-13T13:41:00Z"/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Failure to maintain appropriate auditable records, e.g., certification claims </w:t>
      </w:r>
    </w:p>
    <w:p w14:paraId="6E433E9D" w14:textId="77777777" w:rsidR="00451990" w:rsidRPr="00B575AB" w:rsidRDefault="00451990" w:rsidP="00B575AB">
      <w:pPr>
        <w:numPr>
          <w:ilvl w:val="0"/>
          <w:numId w:val="2"/>
        </w:numPr>
        <w:spacing w:after="120"/>
        <w:rPr>
          <w:rFonts w:ascii="Verdana" w:hAnsi="Verdana" w:cs="Arial"/>
          <w:b/>
          <w:bCs/>
          <w:sz w:val="20"/>
          <w:szCs w:val="20"/>
        </w:rPr>
      </w:pPr>
      <w:r w:rsidRPr="00B575AB">
        <w:rPr>
          <w:rFonts w:ascii="Verdana" w:hAnsi="Verdana" w:cs="Arial"/>
          <w:b/>
          <w:bCs/>
          <w:sz w:val="20"/>
          <w:szCs w:val="20"/>
        </w:rPr>
        <w:t>Examples of Malpractice</w:t>
      </w:r>
    </w:p>
    <w:p w14:paraId="4E19061F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Failure to carry out internal assessment, internal moderation or internal verification in accordance with our </w:t>
      </w:r>
      <w:proofErr w:type="gramStart"/>
      <w:r w:rsidRPr="00451990">
        <w:rPr>
          <w:rFonts w:ascii="Verdana" w:hAnsi="Verdana" w:cs="Arial"/>
          <w:sz w:val="20"/>
          <w:szCs w:val="20"/>
        </w:rPr>
        <w:t>requirements</w:t>
      </w:r>
      <w:proofErr w:type="gramEnd"/>
    </w:p>
    <w:p w14:paraId="4A9F15D4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Deliberate failure to adhere to our learner registration and certification procedures.</w:t>
      </w:r>
    </w:p>
    <w:p w14:paraId="3248170A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Deliberate failure to continually adhere to our Centre recognition and/or qualification approval requirements or actions assigned to your </w:t>
      </w:r>
      <w:proofErr w:type="gramStart"/>
      <w:r w:rsidRPr="00451990">
        <w:rPr>
          <w:rFonts w:ascii="Verdana" w:hAnsi="Verdana" w:cs="Arial"/>
          <w:sz w:val="20"/>
          <w:szCs w:val="20"/>
        </w:rPr>
        <w:t>Centre</w:t>
      </w:r>
      <w:proofErr w:type="gramEnd"/>
    </w:p>
    <w:p w14:paraId="6128A062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lastRenderedPageBreak/>
        <w:t xml:space="preserve">Deliberate failure to maintain appropriate auditable records, e.g., certification claims and/or forgery of </w:t>
      </w:r>
      <w:proofErr w:type="gramStart"/>
      <w:r w:rsidRPr="00451990">
        <w:rPr>
          <w:rFonts w:ascii="Verdana" w:hAnsi="Verdana" w:cs="Arial"/>
          <w:sz w:val="20"/>
          <w:szCs w:val="20"/>
        </w:rPr>
        <w:t>evidence</w:t>
      </w:r>
      <w:proofErr w:type="gramEnd"/>
    </w:p>
    <w:p w14:paraId="4A15571E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Fraudulent claim(s) for certificates</w:t>
      </w:r>
    </w:p>
    <w:p w14:paraId="5F931880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Intentional withholding of information from us which is critical to maintaining the </w:t>
      </w:r>
      <w:proofErr w:type="spellStart"/>
      <w:r w:rsidRPr="00451990">
        <w:rPr>
          <w:rFonts w:ascii="Verdana" w:hAnsi="Verdana" w:cs="Arial"/>
          <w:sz w:val="20"/>
          <w:szCs w:val="20"/>
        </w:rPr>
        <w:t>rigour</w:t>
      </w:r>
      <w:proofErr w:type="spellEnd"/>
      <w:r w:rsidRPr="00451990">
        <w:rPr>
          <w:rFonts w:ascii="Verdana" w:hAnsi="Verdana" w:cs="Arial"/>
          <w:sz w:val="20"/>
          <w:szCs w:val="20"/>
        </w:rPr>
        <w:t xml:space="preserve"> of quality assurance and standards of </w:t>
      </w:r>
      <w:proofErr w:type="gramStart"/>
      <w:r w:rsidRPr="00451990">
        <w:rPr>
          <w:rFonts w:ascii="Verdana" w:hAnsi="Verdana" w:cs="Arial"/>
          <w:sz w:val="20"/>
          <w:szCs w:val="20"/>
        </w:rPr>
        <w:t>qualifications</w:t>
      </w:r>
      <w:proofErr w:type="gramEnd"/>
    </w:p>
    <w:p w14:paraId="56CBD3BA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Collusion or permitting collusion in exams/</w:t>
      </w:r>
      <w:proofErr w:type="gramStart"/>
      <w:r w:rsidRPr="00451990">
        <w:rPr>
          <w:rFonts w:ascii="Verdana" w:hAnsi="Verdana" w:cs="Arial"/>
          <w:sz w:val="20"/>
          <w:szCs w:val="20"/>
        </w:rPr>
        <w:t>assessments</w:t>
      </w:r>
      <w:proofErr w:type="gramEnd"/>
    </w:p>
    <w:p w14:paraId="00F873C3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Learners still working towards qualification after certification claims have been </w:t>
      </w:r>
      <w:proofErr w:type="gramStart"/>
      <w:r w:rsidRPr="00451990">
        <w:rPr>
          <w:rFonts w:ascii="Verdana" w:hAnsi="Verdana" w:cs="Arial"/>
          <w:sz w:val="20"/>
          <w:szCs w:val="20"/>
        </w:rPr>
        <w:t>made</w:t>
      </w:r>
      <w:proofErr w:type="gramEnd"/>
    </w:p>
    <w:p w14:paraId="67DDABE0" w14:textId="77777777" w:rsidR="00451990" w:rsidRPr="00451990" w:rsidRDefault="00451990" w:rsidP="00451990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Plagiarism by learners/staff </w:t>
      </w:r>
    </w:p>
    <w:p w14:paraId="16A98AF6" w14:textId="77777777" w:rsidR="00451990" w:rsidRDefault="00451990" w:rsidP="001D23FB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Copying from another learner (including using ICT to do so)</w:t>
      </w:r>
    </w:p>
    <w:p w14:paraId="2809165E" w14:textId="489CD0AB" w:rsidR="004B3440" w:rsidRDefault="004B3440" w:rsidP="001D23FB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 w:rsidRPr="004B3440">
        <w:rPr>
          <w:rFonts w:ascii="Verdana" w:hAnsi="Verdana" w:cs="Arial"/>
          <w:sz w:val="20"/>
          <w:szCs w:val="20"/>
        </w:rPr>
        <w:t>Withholding of information, by deliberate act or omission</w:t>
      </w:r>
    </w:p>
    <w:p w14:paraId="5EF4A3F9" w14:textId="06C29EC7" w:rsidR="001C360A" w:rsidRDefault="00E550E6" w:rsidP="001D23FB">
      <w:pPr>
        <w:numPr>
          <w:ilvl w:val="0"/>
          <w:numId w:val="3"/>
        </w:numPr>
        <w:spacing w:after="12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Knowingly allowing t</w:t>
      </w:r>
      <w:r w:rsidR="001C360A">
        <w:rPr>
          <w:rFonts w:ascii="Verdana" w:hAnsi="Verdana" w:cs="Arial"/>
          <w:sz w:val="20"/>
          <w:szCs w:val="20"/>
        </w:rPr>
        <w:t xml:space="preserve">he use of AI in creation of learner work. </w:t>
      </w:r>
    </w:p>
    <w:p w14:paraId="672A6659" w14:textId="77777777" w:rsidR="00451990" w:rsidRDefault="00451990" w:rsidP="00451990">
      <w:pPr>
        <w:spacing w:after="120"/>
        <w:ind w:left="360"/>
        <w:rPr>
          <w:rFonts w:ascii="Verdana" w:hAnsi="Verdana" w:cs="Arial"/>
          <w:sz w:val="20"/>
          <w:szCs w:val="20"/>
        </w:rPr>
      </w:pPr>
    </w:p>
    <w:p w14:paraId="0A37501D" w14:textId="77777777" w:rsidR="00451990" w:rsidRPr="00451990" w:rsidRDefault="00451990" w:rsidP="00451990">
      <w:pPr>
        <w:spacing w:after="120"/>
        <w:ind w:left="360"/>
        <w:rPr>
          <w:rFonts w:ascii="Verdana" w:hAnsi="Verdana" w:cs="Arial"/>
          <w:sz w:val="20"/>
          <w:szCs w:val="20"/>
        </w:rPr>
      </w:pPr>
    </w:p>
    <w:p w14:paraId="24F66E60" w14:textId="77777777" w:rsidR="000567E2" w:rsidRPr="00451990" w:rsidRDefault="000567E2" w:rsidP="001D23FB">
      <w:pPr>
        <w:pStyle w:val="Heading3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 xml:space="preserve">Process for making an allegation of malpractice or </w:t>
      </w:r>
      <w:proofErr w:type="gramStart"/>
      <w:r w:rsidRPr="00451990">
        <w:rPr>
          <w:rFonts w:ascii="Verdana" w:hAnsi="Verdana"/>
          <w:sz w:val="20"/>
          <w:szCs w:val="20"/>
        </w:rPr>
        <w:t>maladministration</w:t>
      </w:r>
      <w:proofErr w:type="gramEnd"/>
    </w:p>
    <w:p w14:paraId="7C050BF1" w14:textId="7CD2CB06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Anybody who identifies or is made aware of suspected or actual cases of malpractice or maladministration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at any time must immediately notify </w:t>
      </w:r>
      <w:r w:rsidR="001D23FB" w:rsidRPr="00451990">
        <w:rPr>
          <w:rFonts w:ascii="Verdana" w:hAnsi="Verdana" w:cs="Arial"/>
          <w:sz w:val="20"/>
          <w:szCs w:val="20"/>
        </w:rPr>
        <w:t xml:space="preserve">the </w:t>
      </w:r>
      <w:r w:rsidR="00890DD8" w:rsidRPr="00861032">
        <w:rPr>
          <w:rFonts w:ascii="Verdana" w:hAnsi="Verdana" w:cs="Arial"/>
          <w:color w:val="FFFFFF" w:themeColor="background1"/>
          <w:sz w:val="20"/>
          <w:szCs w:val="20"/>
          <w:rPrChange w:id="4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</w:t>
      </w:r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5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C</w:t>
      </w:r>
      <w:r w:rsidR="00890DD8" w:rsidRPr="00861032">
        <w:rPr>
          <w:rFonts w:ascii="Verdana" w:hAnsi="Verdana" w:cs="Arial"/>
          <w:color w:val="FFFFFF" w:themeColor="background1"/>
          <w:sz w:val="20"/>
          <w:szCs w:val="20"/>
          <w:rPrChange w:id="6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entre</w:t>
      </w:r>
      <w:r w:rsidR="004B3440" w:rsidRPr="00861032">
        <w:rPr>
          <w:rFonts w:ascii="Verdana" w:hAnsi="Verdana" w:cs="Arial"/>
          <w:color w:val="FFFFFF" w:themeColor="background1"/>
          <w:sz w:val="20"/>
          <w:szCs w:val="20"/>
          <w:rPrChange w:id="7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 contact</w:t>
      </w:r>
      <w:r w:rsidR="00890DD8" w:rsidRPr="00861032">
        <w:rPr>
          <w:rFonts w:ascii="Verdana" w:hAnsi="Verdana" w:cs="Arial"/>
          <w:color w:val="FFFFFF" w:themeColor="background1"/>
          <w:sz w:val="20"/>
          <w:szCs w:val="20"/>
          <w:rPrChange w:id="8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 name</w:t>
      </w:r>
      <w:r w:rsidR="004D54FB" w:rsidRPr="00861032">
        <w:rPr>
          <w:rFonts w:ascii="Verdana" w:hAnsi="Verdana" w:cs="Arial"/>
          <w:color w:val="FFFFFF" w:themeColor="background1"/>
          <w:sz w:val="20"/>
          <w:szCs w:val="20"/>
          <w:rPrChange w:id="9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/ position</w:t>
      </w:r>
      <w:r w:rsidR="00890DD8" w:rsidRPr="00861032">
        <w:rPr>
          <w:rFonts w:ascii="Verdana" w:hAnsi="Verdana" w:cs="Arial"/>
          <w:color w:val="FFFFFF" w:themeColor="background1"/>
          <w:sz w:val="20"/>
          <w:szCs w:val="20"/>
          <w:rPrChange w:id="10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]</w:t>
      </w:r>
      <w:r w:rsidR="00890DD8" w:rsidRPr="00861032">
        <w:rPr>
          <w:rFonts w:ascii="Verdana" w:hAnsi="Verdana" w:cs="Arial"/>
          <w:color w:val="FFFFFF" w:themeColor="background1"/>
          <w:sz w:val="20"/>
          <w:szCs w:val="20"/>
          <w:rPrChange w:id="11" w:author="Dion Bishop" w:date="2024-04-09T16:04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12" w:author="Dion Bishop" w:date="2024-04-09T16:04:00Z">
        <w:r w:rsidR="00861032">
          <w:rPr>
            <w:rFonts w:ascii="Verdana" w:hAnsi="Verdana" w:cs="Arial"/>
            <w:sz w:val="20"/>
            <w:szCs w:val="20"/>
          </w:rPr>
          <w:t>Kristyna</w:t>
        </w:r>
      </w:ins>
      <w:ins w:id="13" w:author="Dion Bishop" w:date="2024-04-09T16:03:00Z">
        <w:r w:rsidR="00861032">
          <w:rPr>
            <w:rFonts w:ascii="Verdana" w:hAnsi="Verdana" w:cs="Arial"/>
            <w:sz w:val="20"/>
            <w:szCs w:val="20"/>
          </w:rPr>
          <w:t xml:space="preserve"> Vlkova </w:t>
        </w:r>
      </w:ins>
      <w:ins w:id="14" w:author="Dion Bishop" w:date="2024-04-09T16:04:00Z">
        <w:r w:rsidR="00861032">
          <w:rPr>
            <w:rFonts w:ascii="Verdana" w:hAnsi="Verdana" w:cs="Arial"/>
            <w:sz w:val="20"/>
            <w:szCs w:val="20"/>
          </w:rPr>
          <w:t xml:space="preserve">– Compliance Manager. </w:t>
        </w:r>
      </w:ins>
      <w:r w:rsidRPr="00451990">
        <w:rPr>
          <w:rFonts w:ascii="Verdana" w:hAnsi="Verdana" w:cs="Arial"/>
          <w:sz w:val="20"/>
          <w:szCs w:val="20"/>
        </w:rPr>
        <w:t>In doing so they should put them in writing/email and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enclose appropriate supporting evidence.</w:t>
      </w:r>
      <w:r w:rsidR="00D46BF4" w:rsidRPr="00451990">
        <w:rPr>
          <w:rFonts w:ascii="Verdana" w:hAnsi="Verdana" w:cs="Arial"/>
          <w:sz w:val="20"/>
          <w:szCs w:val="20"/>
        </w:rPr>
        <w:t xml:space="preserve"> </w:t>
      </w:r>
      <w:r w:rsidR="00D46BF4" w:rsidRPr="00861032">
        <w:rPr>
          <w:rFonts w:ascii="Verdana" w:hAnsi="Verdana" w:cs="Arial"/>
          <w:color w:val="FFFFFF" w:themeColor="background1"/>
          <w:sz w:val="20"/>
          <w:szCs w:val="20"/>
          <w:rPrChange w:id="15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</w:t>
      </w:r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16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C</w:t>
      </w:r>
      <w:r w:rsidR="00D46BF4" w:rsidRPr="00861032">
        <w:rPr>
          <w:rFonts w:ascii="Verdana" w:hAnsi="Verdana" w:cs="Arial"/>
          <w:color w:val="FFFFFF" w:themeColor="background1"/>
          <w:sz w:val="20"/>
          <w:szCs w:val="20"/>
          <w:rPrChange w:id="17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entre</w:t>
      </w:r>
      <w:r w:rsidR="004B3440" w:rsidRPr="00861032">
        <w:rPr>
          <w:rFonts w:ascii="Verdana" w:hAnsi="Verdana" w:cs="Arial"/>
          <w:color w:val="FFFFFF" w:themeColor="background1"/>
          <w:sz w:val="20"/>
          <w:szCs w:val="20"/>
          <w:rPrChange w:id="18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 contact</w:t>
      </w:r>
      <w:r w:rsidR="00D46BF4" w:rsidRPr="00861032">
        <w:rPr>
          <w:rFonts w:ascii="Verdana" w:hAnsi="Verdana" w:cs="Arial"/>
          <w:color w:val="FFFFFF" w:themeColor="background1"/>
          <w:sz w:val="20"/>
          <w:szCs w:val="20"/>
          <w:rPrChange w:id="19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 name</w:t>
      </w:r>
      <w:r w:rsidR="004D54FB" w:rsidRPr="00861032">
        <w:rPr>
          <w:rFonts w:ascii="Verdana" w:hAnsi="Verdana" w:cs="Arial"/>
          <w:color w:val="FFFFFF" w:themeColor="background1"/>
          <w:sz w:val="20"/>
          <w:szCs w:val="20"/>
          <w:rPrChange w:id="20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/position</w:t>
      </w:r>
      <w:r w:rsidR="00D46BF4" w:rsidRPr="00861032">
        <w:rPr>
          <w:rFonts w:ascii="Verdana" w:hAnsi="Verdana" w:cs="Arial"/>
          <w:color w:val="FFFFFF" w:themeColor="background1"/>
          <w:sz w:val="20"/>
          <w:szCs w:val="20"/>
          <w:rPrChange w:id="21" w:author="Dion Bishop" w:date="2024-04-09T16:04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]</w:t>
      </w:r>
      <w:r w:rsidR="00D46BF4" w:rsidRPr="00861032">
        <w:rPr>
          <w:rFonts w:ascii="Verdana" w:hAnsi="Verdana" w:cs="Arial"/>
          <w:color w:val="FFFFFF" w:themeColor="background1"/>
          <w:sz w:val="20"/>
          <w:szCs w:val="20"/>
          <w:rPrChange w:id="22" w:author="Dion Bishop" w:date="2024-04-09T16:04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23" w:author="Dion Bishop" w:date="2024-04-09T16:04:00Z">
        <w:r w:rsidR="00861032">
          <w:rPr>
            <w:rFonts w:ascii="Verdana" w:hAnsi="Verdana" w:cs="Arial"/>
            <w:sz w:val="20"/>
            <w:szCs w:val="20"/>
          </w:rPr>
          <w:t>Kristyna Vlkova – Compliance Manager</w:t>
        </w:r>
        <w:r w:rsidR="00861032" w:rsidRPr="00451990">
          <w:rPr>
            <w:rFonts w:ascii="Verdana" w:hAnsi="Verdana" w:cs="Arial"/>
            <w:sz w:val="20"/>
            <w:szCs w:val="20"/>
          </w:rPr>
          <w:t xml:space="preserve"> </w:t>
        </w:r>
      </w:ins>
      <w:r w:rsidR="001D23FB" w:rsidRPr="00451990">
        <w:rPr>
          <w:rFonts w:ascii="Verdana" w:hAnsi="Verdana" w:cs="Arial"/>
          <w:sz w:val="20"/>
          <w:szCs w:val="20"/>
        </w:rPr>
        <w:t xml:space="preserve">will then conduct </w:t>
      </w:r>
      <w:r w:rsidRPr="00451990">
        <w:rPr>
          <w:rFonts w:ascii="Verdana" w:hAnsi="Verdana" w:cs="Arial"/>
          <w:sz w:val="20"/>
          <w:szCs w:val="20"/>
        </w:rPr>
        <w:t>an initial investigation prior to ensure that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staff involved in the initial investigation are competent and have no personal interest in the outcome of the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investigation.</w:t>
      </w:r>
    </w:p>
    <w:p w14:paraId="30AC6FE8" w14:textId="009F8A73" w:rsidR="00D46BF4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In all cases of suspected malpractice and </w:t>
      </w:r>
      <w:r w:rsidR="001D23FB" w:rsidRPr="00451990">
        <w:rPr>
          <w:rFonts w:ascii="Verdana" w:hAnsi="Verdana" w:cs="Arial"/>
          <w:sz w:val="20"/>
          <w:szCs w:val="20"/>
        </w:rPr>
        <w:t>maladministration reported</w:t>
      </w:r>
      <w:r w:rsidRPr="00451990">
        <w:rPr>
          <w:rFonts w:ascii="Verdana" w:hAnsi="Verdana" w:cs="Arial"/>
          <w:sz w:val="20"/>
          <w:szCs w:val="20"/>
        </w:rPr>
        <w:t xml:space="preserve"> </w:t>
      </w:r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24" w:author="Dion Bishop" w:date="2024-04-09T16:05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[Centre </w:t>
      </w:r>
      <w:proofErr w:type="gramStart"/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25" w:author="Dion Bishop" w:date="2024-04-09T16:05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name]</w:t>
      </w:r>
      <w:r w:rsidR="00451990" w:rsidRPr="00861032">
        <w:rPr>
          <w:rFonts w:ascii="Verdana" w:hAnsi="Verdana" w:cs="Arial"/>
          <w:color w:val="FFFFFF" w:themeColor="background1"/>
          <w:sz w:val="20"/>
          <w:szCs w:val="20"/>
          <w:rPrChange w:id="26" w:author="Dion Bishop" w:date="2024-04-09T16:05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27" w:author="Dion Bishop" w:date="2024-04-09T16:05:00Z">
        <w:r w:rsidR="00861032">
          <w:rPr>
            <w:rFonts w:ascii="Verdana" w:hAnsi="Verdana" w:cs="Arial"/>
            <w:color w:val="FFFFFF" w:themeColor="background1"/>
            <w:sz w:val="20"/>
            <w:szCs w:val="20"/>
          </w:rPr>
          <w:t xml:space="preserve"> </w:t>
        </w:r>
      </w:ins>
      <w:r w:rsidR="00451990">
        <w:rPr>
          <w:rFonts w:ascii="Verdana" w:hAnsi="Verdana" w:cs="Arial"/>
          <w:sz w:val="20"/>
          <w:szCs w:val="20"/>
        </w:rPr>
        <w:t>will</w:t>
      </w:r>
      <w:proofErr w:type="gramEnd"/>
      <w:r w:rsid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protect the identity of the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‘informant’ in accordance with our duty of confidentiality and/or any other legal duty.</w:t>
      </w:r>
    </w:p>
    <w:p w14:paraId="5DAB6C7B" w14:textId="77777777" w:rsidR="00451990" w:rsidRPr="00451990" w:rsidRDefault="00451990" w:rsidP="001D23FB">
      <w:pPr>
        <w:spacing w:after="120"/>
        <w:rPr>
          <w:rFonts w:ascii="Verdana" w:hAnsi="Verdana" w:cs="Arial"/>
          <w:sz w:val="20"/>
          <w:szCs w:val="20"/>
        </w:rPr>
      </w:pPr>
    </w:p>
    <w:p w14:paraId="6DC212E8" w14:textId="77777777" w:rsidR="000567E2" w:rsidRPr="00451990" w:rsidRDefault="000567E2" w:rsidP="001D23FB">
      <w:pPr>
        <w:pStyle w:val="Heading3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>Notifying relevant parties</w:t>
      </w:r>
    </w:p>
    <w:p w14:paraId="68BA509D" w14:textId="1283B1F2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Where applicable, our </w:t>
      </w:r>
      <w:proofErr w:type="gramStart"/>
      <w:r w:rsidRPr="00451990">
        <w:rPr>
          <w:rFonts w:ascii="Verdana" w:hAnsi="Verdana" w:cs="Arial"/>
          <w:sz w:val="20"/>
          <w:szCs w:val="20"/>
        </w:rPr>
        <w:t>Director</w:t>
      </w:r>
      <w:proofErr w:type="gramEnd"/>
      <w:r w:rsidRPr="00451990">
        <w:rPr>
          <w:rFonts w:ascii="Verdana" w:hAnsi="Verdana" w:cs="Arial"/>
          <w:sz w:val="20"/>
          <w:szCs w:val="20"/>
        </w:rPr>
        <w:t xml:space="preserve"> will inform the appropriate regulatory authorities</w:t>
      </w:r>
      <w:r w:rsidR="00D65B36">
        <w:rPr>
          <w:rFonts w:ascii="Verdana" w:hAnsi="Verdana" w:cs="Arial"/>
          <w:sz w:val="20"/>
          <w:szCs w:val="20"/>
        </w:rPr>
        <w:t xml:space="preserve">/ awarding </w:t>
      </w:r>
      <w:r w:rsidR="00EF7559">
        <w:rPr>
          <w:rFonts w:ascii="Verdana" w:hAnsi="Verdana" w:cs="Arial"/>
          <w:sz w:val="20"/>
          <w:szCs w:val="20"/>
        </w:rPr>
        <w:t>organization via written communication,</w:t>
      </w:r>
      <w:r w:rsidRPr="00451990">
        <w:rPr>
          <w:rFonts w:ascii="Verdana" w:hAnsi="Verdana" w:cs="Arial"/>
          <w:sz w:val="20"/>
          <w:szCs w:val="20"/>
        </w:rPr>
        <w:t xml:space="preserve"> if we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believe there has been an </w:t>
      </w:r>
      <w:r w:rsidR="0046785A">
        <w:rPr>
          <w:rFonts w:ascii="Verdana" w:hAnsi="Verdana" w:cs="Arial"/>
          <w:sz w:val="20"/>
          <w:szCs w:val="20"/>
        </w:rPr>
        <w:t xml:space="preserve">suspected or actual case </w:t>
      </w:r>
      <w:r w:rsidRPr="00451990">
        <w:rPr>
          <w:rFonts w:ascii="Verdana" w:hAnsi="Verdana" w:cs="Arial"/>
          <w:sz w:val="20"/>
          <w:szCs w:val="20"/>
        </w:rPr>
        <w:t>of malpractice or maladministration</w:t>
      </w:r>
      <w:r w:rsidR="00EF7559">
        <w:rPr>
          <w:rFonts w:ascii="Verdana" w:hAnsi="Verdana" w:cs="Arial"/>
          <w:sz w:val="20"/>
          <w:szCs w:val="20"/>
        </w:rPr>
        <w:t>,</w:t>
      </w:r>
      <w:r w:rsidRPr="00451990">
        <w:rPr>
          <w:rFonts w:ascii="Verdana" w:hAnsi="Verdana" w:cs="Arial"/>
          <w:sz w:val="20"/>
          <w:szCs w:val="20"/>
        </w:rPr>
        <w:t xml:space="preserve"> which could either invalidate the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award of a qualification or if it could affect another awarding </w:t>
      </w:r>
      <w:proofErr w:type="spellStart"/>
      <w:r w:rsidRPr="00451990">
        <w:rPr>
          <w:rFonts w:ascii="Verdana" w:hAnsi="Verdana" w:cs="Arial"/>
          <w:sz w:val="20"/>
          <w:szCs w:val="20"/>
        </w:rPr>
        <w:t>organisation</w:t>
      </w:r>
      <w:proofErr w:type="spellEnd"/>
      <w:r w:rsidRPr="00451990">
        <w:rPr>
          <w:rFonts w:ascii="Verdana" w:hAnsi="Verdana" w:cs="Arial"/>
          <w:sz w:val="20"/>
          <w:szCs w:val="20"/>
        </w:rPr>
        <w:t>.</w:t>
      </w:r>
    </w:p>
    <w:p w14:paraId="457DA545" w14:textId="4A0A2C97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2B91B86A">
        <w:rPr>
          <w:rFonts w:ascii="Verdana" w:hAnsi="Verdana" w:cs="Arial"/>
          <w:sz w:val="20"/>
          <w:szCs w:val="20"/>
        </w:rPr>
        <w:t xml:space="preserve">Where the allegation may affect another awarding </w:t>
      </w:r>
      <w:proofErr w:type="spellStart"/>
      <w:r w:rsidRPr="2B91B86A">
        <w:rPr>
          <w:rFonts w:ascii="Verdana" w:hAnsi="Verdana" w:cs="Arial"/>
          <w:sz w:val="20"/>
          <w:szCs w:val="20"/>
        </w:rPr>
        <w:t>organisation</w:t>
      </w:r>
      <w:proofErr w:type="spellEnd"/>
      <w:r w:rsidRPr="2B91B86A">
        <w:rPr>
          <w:rFonts w:ascii="Verdana" w:hAnsi="Verdana" w:cs="Arial"/>
          <w:sz w:val="20"/>
          <w:szCs w:val="20"/>
        </w:rPr>
        <w:t xml:space="preserve"> and their </w:t>
      </w:r>
      <w:proofErr w:type="gramStart"/>
      <w:r w:rsidRPr="2B91B86A">
        <w:rPr>
          <w:rFonts w:ascii="Verdana" w:hAnsi="Verdana" w:cs="Arial"/>
          <w:sz w:val="20"/>
          <w:szCs w:val="20"/>
        </w:rPr>
        <w:t>provision</w:t>
      </w:r>
      <w:proofErr w:type="gramEnd"/>
      <w:r w:rsidRPr="2B91B86A">
        <w:rPr>
          <w:rFonts w:ascii="Verdana" w:hAnsi="Verdana" w:cs="Arial"/>
          <w:sz w:val="20"/>
          <w:szCs w:val="20"/>
        </w:rPr>
        <w:t xml:space="preserve"> we will also inform</w:t>
      </w:r>
      <w:r w:rsidR="001D23FB" w:rsidRPr="2B91B86A">
        <w:rPr>
          <w:rFonts w:ascii="Verdana" w:hAnsi="Verdana" w:cs="Arial"/>
          <w:sz w:val="20"/>
          <w:szCs w:val="20"/>
        </w:rPr>
        <w:t xml:space="preserve"> </w:t>
      </w:r>
      <w:r w:rsidRPr="2B91B86A">
        <w:rPr>
          <w:rFonts w:ascii="Verdana" w:hAnsi="Verdana" w:cs="Arial"/>
          <w:sz w:val="20"/>
          <w:szCs w:val="20"/>
        </w:rPr>
        <w:t>them in accordance with the regulatory requirements and obligations imposed by the re</w:t>
      </w:r>
      <w:r w:rsidR="5BF65787" w:rsidRPr="2B91B86A">
        <w:rPr>
          <w:rFonts w:ascii="Verdana" w:hAnsi="Verdana" w:cs="Arial"/>
          <w:sz w:val="20"/>
          <w:szCs w:val="20"/>
        </w:rPr>
        <w:t>levant Qualification Regulator</w:t>
      </w:r>
      <w:r w:rsidRPr="2B91B86A">
        <w:rPr>
          <w:rFonts w:ascii="Verdana" w:hAnsi="Verdana" w:cs="Arial"/>
          <w:sz w:val="20"/>
          <w:szCs w:val="20"/>
        </w:rPr>
        <w:t xml:space="preserve">. If we do not know the details of </w:t>
      </w:r>
      <w:proofErr w:type="spellStart"/>
      <w:r w:rsidRPr="2B91B86A">
        <w:rPr>
          <w:rFonts w:ascii="Verdana" w:hAnsi="Verdana" w:cs="Arial"/>
          <w:sz w:val="20"/>
          <w:szCs w:val="20"/>
        </w:rPr>
        <w:t>organisations</w:t>
      </w:r>
      <w:proofErr w:type="spellEnd"/>
      <w:r w:rsidRPr="2B91B86A">
        <w:rPr>
          <w:rFonts w:ascii="Verdana" w:hAnsi="Verdana" w:cs="Arial"/>
          <w:sz w:val="20"/>
          <w:szCs w:val="20"/>
        </w:rPr>
        <w:t xml:space="preserve"> that might be </w:t>
      </w:r>
      <w:r w:rsidR="00D46BF4" w:rsidRPr="2B91B86A">
        <w:rPr>
          <w:rFonts w:ascii="Verdana" w:hAnsi="Verdana" w:cs="Arial"/>
          <w:sz w:val="20"/>
          <w:szCs w:val="20"/>
        </w:rPr>
        <w:t>affected,</w:t>
      </w:r>
      <w:r w:rsidRPr="2B91B86A">
        <w:rPr>
          <w:rFonts w:ascii="Verdana" w:hAnsi="Verdana" w:cs="Arial"/>
          <w:sz w:val="20"/>
          <w:szCs w:val="20"/>
        </w:rPr>
        <w:t xml:space="preserve"> we will ask </w:t>
      </w:r>
      <w:r w:rsidR="03E9F40A" w:rsidRPr="2B91B86A">
        <w:rPr>
          <w:rFonts w:ascii="Verdana" w:hAnsi="Verdana" w:cs="Arial"/>
          <w:sz w:val="20"/>
          <w:szCs w:val="20"/>
        </w:rPr>
        <w:t xml:space="preserve">the appropriate regulator </w:t>
      </w:r>
      <w:r w:rsidRPr="2B91B86A">
        <w:rPr>
          <w:rFonts w:ascii="Verdana" w:hAnsi="Verdana" w:cs="Arial"/>
          <w:sz w:val="20"/>
          <w:szCs w:val="20"/>
        </w:rPr>
        <w:t>to help us</w:t>
      </w:r>
      <w:r w:rsidR="001D23FB" w:rsidRPr="2B91B86A">
        <w:rPr>
          <w:rFonts w:ascii="Verdana" w:hAnsi="Verdana" w:cs="Arial"/>
          <w:sz w:val="20"/>
          <w:szCs w:val="20"/>
        </w:rPr>
        <w:t xml:space="preserve"> </w:t>
      </w:r>
      <w:r w:rsidRPr="2B91B86A">
        <w:rPr>
          <w:rFonts w:ascii="Verdana" w:hAnsi="Verdana" w:cs="Arial"/>
          <w:sz w:val="20"/>
          <w:szCs w:val="20"/>
        </w:rPr>
        <w:t>identify relevant parties that should be informed.</w:t>
      </w:r>
    </w:p>
    <w:p w14:paraId="02EB378F" w14:textId="77777777" w:rsidR="00451990" w:rsidRDefault="00451990" w:rsidP="001D23FB">
      <w:pPr>
        <w:pStyle w:val="Heading3"/>
        <w:rPr>
          <w:rFonts w:ascii="Verdana" w:hAnsi="Verdana"/>
          <w:sz w:val="20"/>
          <w:szCs w:val="20"/>
        </w:rPr>
      </w:pPr>
    </w:p>
    <w:p w14:paraId="73796747" w14:textId="77777777" w:rsidR="000567E2" w:rsidRPr="00451990" w:rsidRDefault="000567E2" w:rsidP="001D23FB">
      <w:pPr>
        <w:pStyle w:val="Heading3"/>
        <w:rPr>
          <w:rFonts w:ascii="Verdana" w:hAnsi="Verdana"/>
          <w:sz w:val="20"/>
          <w:szCs w:val="20"/>
        </w:rPr>
      </w:pPr>
      <w:r w:rsidRPr="00451990">
        <w:rPr>
          <w:rFonts w:ascii="Verdana" w:hAnsi="Verdana"/>
          <w:sz w:val="20"/>
          <w:szCs w:val="20"/>
        </w:rPr>
        <w:t>Investigation timelines and summary process</w:t>
      </w:r>
    </w:p>
    <w:p w14:paraId="5B026F9A" w14:textId="77777777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We aim to action and resolve all stages of the investigation within 10 working days of receipt of the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allegation. </w:t>
      </w:r>
    </w:p>
    <w:p w14:paraId="6136FB53" w14:textId="34588E58" w:rsidR="00320F6B" w:rsidRPr="00451990" w:rsidRDefault="000567E2" w:rsidP="00D46BF4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The fundamental principle of all investigations is to conduct them in a fair, reasonable and legal manner,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ensuring that all relevant evidence is considered without </w:t>
      </w:r>
      <w:r w:rsidR="00D46BF4" w:rsidRPr="00451990">
        <w:rPr>
          <w:rFonts w:ascii="Verdana" w:hAnsi="Verdana" w:cs="Arial"/>
          <w:sz w:val="20"/>
          <w:szCs w:val="20"/>
        </w:rPr>
        <w:t>bias.</w:t>
      </w:r>
    </w:p>
    <w:p w14:paraId="2C151E14" w14:textId="19908177" w:rsidR="000567E2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lastRenderedPageBreak/>
        <w:t>Where a member of</w:t>
      </w:r>
      <w:r w:rsidRPr="00451990">
        <w:rPr>
          <w:rFonts w:ascii="Verdana" w:hAnsi="Verdana" w:cs="Arial"/>
          <w:color w:val="FF0000"/>
          <w:sz w:val="20"/>
          <w:szCs w:val="20"/>
        </w:rPr>
        <w:t xml:space="preserve"> </w:t>
      </w:r>
      <w:r w:rsidR="00890DD8" w:rsidRPr="00BC4BC5">
        <w:rPr>
          <w:rFonts w:ascii="Verdana" w:hAnsi="Verdana" w:cs="Arial"/>
          <w:color w:val="FFFFFF" w:themeColor="background1"/>
          <w:sz w:val="20"/>
          <w:szCs w:val="20"/>
          <w:rPrChange w:id="28" w:author="Dion Bishop" w:date="2024-04-09T19:51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29" w:author="Dion Bishop" w:date="2024-04-09T19:51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C</w:t>
      </w:r>
      <w:r w:rsidR="00890DD8" w:rsidRPr="00BC4BC5">
        <w:rPr>
          <w:rFonts w:ascii="Verdana" w:hAnsi="Verdana" w:cs="Arial"/>
          <w:color w:val="FFFFFF" w:themeColor="background1"/>
          <w:sz w:val="20"/>
          <w:szCs w:val="20"/>
          <w:rPrChange w:id="30" w:author="Dion Bishop" w:date="2024-04-09T19:51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entre </w:t>
      </w:r>
      <w:r w:rsidR="00D46BF4" w:rsidRPr="00BC4BC5">
        <w:rPr>
          <w:rFonts w:ascii="Verdana" w:hAnsi="Verdana" w:cs="Arial"/>
          <w:color w:val="FFFFFF" w:themeColor="background1"/>
          <w:sz w:val="20"/>
          <w:szCs w:val="20"/>
          <w:rPrChange w:id="31" w:author="Dion Bishop" w:date="2024-04-09T19:51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name]</w:t>
      </w:r>
      <w:r w:rsidR="00D46BF4" w:rsidRPr="00BC4BC5">
        <w:rPr>
          <w:rFonts w:ascii="Verdana" w:hAnsi="Verdana" w:cs="Arial"/>
          <w:color w:val="FFFFFF" w:themeColor="background1"/>
          <w:sz w:val="20"/>
          <w:szCs w:val="20"/>
          <w:rPrChange w:id="32" w:author="Dion Bishop" w:date="2024-04-09T19:51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33" w:author="Dion Bishop" w:date="2024-04-09T19:51:00Z">
        <w:r w:rsidR="00BC4BC5" w:rsidRPr="00AE3577">
          <w:rPr>
            <w:rFonts w:ascii="Verdana" w:hAnsi="Verdana" w:cs="Arial"/>
            <w:sz w:val="20"/>
            <w:szCs w:val="20"/>
          </w:rPr>
          <w:t xml:space="preserve">Quack Recruitment &amp; Training </w:t>
        </w:r>
      </w:ins>
      <w:r w:rsidR="00D46BF4" w:rsidRPr="00451990">
        <w:rPr>
          <w:rFonts w:ascii="Verdana" w:hAnsi="Verdana" w:cs="Arial"/>
          <w:sz w:val="20"/>
          <w:szCs w:val="20"/>
        </w:rPr>
        <w:t>staff</w:t>
      </w:r>
      <w:r w:rsidRPr="00451990">
        <w:rPr>
          <w:rFonts w:ascii="Verdana" w:hAnsi="Verdana" w:cs="Arial"/>
          <w:sz w:val="20"/>
          <w:szCs w:val="20"/>
        </w:rPr>
        <w:t xml:space="preserve"> </w:t>
      </w:r>
      <w:r w:rsidR="001D23FB" w:rsidRPr="00451990">
        <w:rPr>
          <w:rFonts w:ascii="Verdana" w:hAnsi="Verdana" w:cs="Arial"/>
          <w:sz w:val="20"/>
          <w:szCs w:val="20"/>
        </w:rPr>
        <w:t xml:space="preserve">or an </w:t>
      </w:r>
      <w:r w:rsidR="00451990" w:rsidRPr="00451990">
        <w:rPr>
          <w:rFonts w:ascii="Verdana" w:hAnsi="Verdana" w:cs="Arial"/>
          <w:sz w:val="20"/>
          <w:szCs w:val="20"/>
        </w:rPr>
        <w:t>a</w:t>
      </w:r>
      <w:r w:rsidR="001D23FB" w:rsidRPr="00451990">
        <w:rPr>
          <w:rFonts w:ascii="Verdana" w:hAnsi="Verdana" w:cs="Arial"/>
          <w:sz w:val="20"/>
          <w:szCs w:val="20"/>
        </w:rPr>
        <w:t xml:space="preserve">ssociate </w:t>
      </w:r>
      <w:r w:rsidR="00451990">
        <w:rPr>
          <w:rFonts w:ascii="Verdana" w:hAnsi="Verdana" w:cs="Arial"/>
          <w:sz w:val="20"/>
          <w:szCs w:val="20"/>
        </w:rPr>
        <w:t xml:space="preserve">of 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34" w:author="Dion Bishop" w:date="2024-04-09T19:52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[Centre name]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35" w:author="Dion Bishop" w:date="2024-04-09T19:52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36" w:author="Dion Bishop" w:date="2024-04-09T19:52:00Z">
        <w:r w:rsidR="00BC4BC5" w:rsidRPr="00AE3577">
          <w:rPr>
            <w:rFonts w:ascii="Verdana" w:hAnsi="Verdana" w:cs="Arial"/>
            <w:sz w:val="20"/>
            <w:szCs w:val="20"/>
          </w:rPr>
          <w:t xml:space="preserve">Quack Recruitment &amp; </w:t>
        </w:r>
        <w:proofErr w:type="gramStart"/>
        <w:r w:rsidR="00BC4BC5" w:rsidRPr="00AE3577">
          <w:rPr>
            <w:rFonts w:ascii="Verdana" w:hAnsi="Verdana" w:cs="Arial"/>
            <w:sz w:val="20"/>
            <w:szCs w:val="20"/>
          </w:rPr>
          <w:t xml:space="preserve">Training </w:t>
        </w:r>
        <w:r w:rsidR="00BC4BC5">
          <w:rPr>
            <w:rFonts w:ascii="Verdana" w:hAnsi="Verdana" w:cs="Arial"/>
            <w:sz w:val="20"/>
            <w:szCs w:val="20"/>
          </w:rPr>
          <w:t xml:space="preserve"> </w:t>
        </w:r>
      </w:ins>
      <w:r w:rsidRPr="00451990">
        <w:rPr>
          <w:rFonts w:ascii="Verdana" w:hAnsi="Verdana" w:cs="Arial"/>
          <w:sz w:val="20"/>
          <w:szCs w:val="20"/>
        </w:rPr>
        <w:t>is</w:t>
      </w:r>
      <w:proofErr w:type="gramEnd"/>
      <w:r w:rsidRPr="00451990">
        <w:rPr>
          <w:rFonts w:ascii="Verdana" w:hAnsi="Verdana" w:cs="Arial"/>
          <w:sz w:val="20"/>
          <w:szCs w:val="20"/>
        </w:rPr>
        <w:t xml:space="preserve"> under investigation we may suspend them or move them to other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duties until the investigation is </w:t>
      </w:r>
      <w:r w:rsidR="00D46BF4" w:rsidRPr="00451990">
        <w:rPr>
          <w:rFonts w:ascii="Verdana" w:hAnsi="Verdana" w:cs="Arial"/>
          <w:sz w:val="20"/>
          <w:szCs w:val="20"/>
        </w:rPr>
        <w:t>complete.</w:t>
      </w:r>
    </w:p>
    <w:p w14:paraId="6A05A809" w14:textId="77777777" w:rsidR="00451990" w:rsidRPr="00451990" w:rsidRDefault="00451990" w:rsidP="001D23FB">
      <w:pPr>
        <w:spacing w:after="120"/>
        <w:rPr>
          <w:rFonts w:ascii="Verdana" w:hAnsi="Verdana" w:cs="Arial"/>
          <w:sz w:val="20"/>
          <w:szCs w:val="20"/>
        </w:rPr>
      </w:pPr>
    </w:p>
    <w:p w14:paraId="2B235B79" w14:textId="77777777" w:rsidR="000567E2" w:rsidRPr="00451990" w:rsidRDefault="000567E2" w:rsidP="001D23FB">
      <w:pPr>
        <w:spacing w:after="120"/>
        <w:rPr>
          <w:rFonts w:ascii="Verdana" w:hAnsi="Verdana" w:cs="Arial"/>
          <w:b/>
          <w:sz w:val="20"/>
          <w:szCs w:val="20"/>
        </w:rPr>
      </w:pPr>
      <w:r w:rsidRPr="00451990">
        <w:rPr>
          <w:rFonts w:ascii="Verdana" w:hAnsi="Verdana" w:cs="Arial"/>
          <w:b/>
          <w:sz w:val="20"/>
          <w:szCs w:val="20"/>
        </w:rPr>
        <w:t>Investigation report</w:t>
      </w:r>
    </w:p>
    <w:p w14:paraId="6E4405E9" w14:textId="19C32B9C" w:rsidR="000567E2" w:rsidRPr="00451990" w:rsidRDefault="000567E2" w:rsidP="00D46BF4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After an</w:t>
      </w:r>
      <w:r w:rsidR="00451990">
        <w:rPr>
          <w:rFonts w:ascii="Verdana" w:hAnsi="Verdana" w:cs="Arial"/>
          <w:sz w:val="20"/>
          <w:szCs w:val="20"/>
        </w:rPr>
        <w:t>y</w:t>
      </w:r>
      <w:r w:rsidRPr="00451990">
        <w:rPr>
          <w:rFonts w:ascii="Verdana" w:hAnsi="Verdana" w:cs="Arial"/>
          <w:sz w:val="20"/>
          <w:szCs w:val="20"/>
        </w:rPr>
        <w:t xml:space="preserve"> investigation, 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37" w:author="Dion Bishop" w:date="2024-04-09T19:53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[Centre </w:t>
      </w:r>
      <w:r w:rsidR="00B93F83" w:rsidRPr="00BC4BC5">
        <w:rPr>
          <w:rFonts w:ascii="Verdana" w:hAnsi="Verdana" w:cs="Arial"/>
          <w:color w:val="FFFFFF" w:themeColor="background1"/>
          <w:sz w:val="20"/>
          <w:szCs w:val="20"/>
          <w:rPrChange w:id="38" w:author="Dion Bishop" w:date="2024-04-09T19:53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 xml:space="preserve">contact 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39" w:author="Dion Bishop" w:date="2024-04-09T19:53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name</w:t>
      </w:r>
      <w:r w:rsidR="004D54FB" w:rsidRPr="00BC4BC5">
        <w:rPr>
          <w:rFonts w:ascii="Verdana" w:hAnsi="Verdana" w:cs="Arial"/>
          <w:color w:val="FFFFFF" w:themeColor="background1"/>
          <w:sz w:val="20"/>
          <w:szCs w:val="20"/>
          <w:rPrChange w:id="40" w:author="Dion Bishop" w:date="2024-04-09T19:53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/position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41" w:author="Dion Bishop" w:date="2024-04-09T19:53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]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42" w:author="Dion Bishop" w:date="2024-04-09T19:53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43" w:author="Dion Bishop" w:date="2024-04-09T19:53:00Z">
        <w:r w:rsidR="00BC4BC5">
          <w:rPr>
            <w:rFonts w:ascii="Verdana" w:hAnsi="Verdana" w:cs="Arial"/>
            <w:sz w:val="20"/>
            <w:szCs w:val="20"/>
          </w:rPr>
          <w:t>Kristyna Vlkova – Compliance Manager</w:t>
        </w:r>
        <w:r w:rsidR="00BC4BC5">
          <w:rPr>
            <w:rFonts w:ascii="Verdana" w:hAnsi="Verdana" w:cs="Arial"/>
            <w:sz w:val="20"/>
            <w:szCs w:val="20"/>
          </w:rPr>
          <w:t xml:space="preserve"> </w:t>
        </w:r>
      </w:ins>
      <w:r w:rsidR="00451990">
        <w:rPr>
          <w:rFonts w:ascii="Verdana" w:hAnsi="Verdana" w:cs="Arial"/>
          <w:sz w:val="20"/>
          <w:szCs w:val="20"/>
        </w:rPr>
        <w:t xml:space="preserve">will </w:t>
      </w:r>
      <w:r w:rsidRPr="00451990">
        <w:rPr>
          <w:rFonts w:ascii="Verdana" w:hAnsi="Verdana" w:cs="Arial"/>
          <w:sz w:val="20"/>
          <w:szCs w:val="20"/>
        </w:rPr>
        <w:t>produce a draft report for the parties concerned to check the factual accuracy.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Any subsequent amendments will be agreed between the parties concerned and </w:t>
      </w:r>
      <w:proofErr w:type="gramStart"/>
      <w:r w:rsidRPr="00451990">
        <w:rPr>
          <w:rFonts w:ascii="Verdana" w:hAnsi="Verdana" w:cs="Arial"/>
          <w:sz w:val="20"/>
          <w:szCs w:val="20"/>
        </w:rPr>
        <w:t>ourselves</w:t>
      </w:r>
      <w:proofErr w:type="gramEnd"/>
      <w:r w:rsidRPr="00451990">
        <w:rPr>
          <w:rFonts w:ascii="Verdana" w:hAnsi="Verdana" w:cs="Arial"/>
          <w:sz w:val="20"/>
          <w:szCs w:val="20"/>
        </w:rPr>
        <w:t xml:space="preserve">. </w:t>
      </w:r>
    </w:p>
    <w:p w14:paraId="1081A7D6" w14:textId="182686DF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If it </w:t>
      </w:r>
      <w:r w:rsidR="00451990" w:rsidRPr="00451990">
        <w:rPr>
          <w:rFonts w:ascii="Verdana" w:hAnsi="Verdana" w:cs="Arial"/>
          <w:sz w:val="20"/>
          <w:szCs w:val="20"/>
        </w:rPr>
        <w:t>were</w:t>
      </w:r>
      <w:r w:rsidRPr="00451990">
        <w:rPr>
          <w:rFonts w:ascii="Verdana" w:hAnsi="Verdana" w:cs="Arial"/>
          <w:sz w:val="20"/>
          <w:szCs w:val="20"/>
        </w:rPr>
        <w:t xml:space="preserve"> an independent/third party that </w:t>
      </w:r>
      <w:r w:rsidR="00451990">
        <w:rPr>
          <w:rFonts w:ascii="Verdana" w:hAnsi="Verdana" w:cs="Arial"/>
          <w:sz w:val="20"/>
          <w:szCs w:val="20"/>
        </w:rPr>
        <w:t xml:space="preserve">originally </w:t>
      </w:r>
      <w:r w:rsidRPr="00451990">
        <w:rPr>
          <w:rFonts w:ascii="Verdana" w:hAnsi="Verdana" w:cs="Arial"/>
          <w:sz w:val="20"/>
          <w:szCs w:val="20"/>
        </w:rPr>
        <w:t>notified us of the suspected or actual case of malpractice,</w:t>
      </w:r>
      <w:r w:rsidR="00451990">
        <w:rPr>
          <w:rFonts w:ascii="Verdana" w:hAnsi="Verdana" w:cs="Arial"/>
          <w:sz w:val="20"/>
          <w:szCs w:val="20"/>
        </w:rPr>
        <w:t xml:space="preserve"> 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44" w:author="Dion Bishop" w:date="2024-04-09T19:52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[Centre name]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45" w:author="Dion Bishop" w:date="2024-04-09T19:52:00Z">
            <w:rPr>
              <w:rFonts w:ascii="Verdana" w:hAnsi="Verdana" w:cs="Arial"/>
              <w:sz w:val="20"/>
              <w:szCs w:val="20"/>
            </w:rPr>
          </w:rPrChange>
        </w:rPr>
        <w:t xml:space="preserve"> </w:t>
      </w:r>
      <w:ins w:id="46" w:author="Dion Bishop" w:date="2024-04-09T19:52:00Z">
        <w:r w:rsidR="00BC4BC5" w:rsidRPr="00AE3577">
          <w:rPr>
            <w:rFonts w:ascii="Verdana" w:hAnsi="Verdana" w:cs="Arial"/>
            <w:sz w:val="20"/>
            <w:szCs w:val="20"/>
          </w:rPr>
          <w:t xml:space="preserve">Quack Recruitment &amp; </w:t>
        </w:r>
        <w:proofErr w:type="gramStart"/>
        <w:r w:rsidR="00BC4BC5" w:rsidRPr="00AE3577">
          <w:rPr>
            <w:rFonts w:ascii="Verdana" w:hAnsi="Verdana" w:cs="Arial"/>
            <w:sz w:val="20"/>
            <w:szCs w:val="20"/>
          </w:rPr>
          <w:t xml:space="preserve">Training </w:t>
        </w:r>
        <w:r w:rsidR="00BC4BC5">
          <w:rPr>
            <w:rFonts w:ascii="Verdana" w:hAnsi="Verdana" w:cs="Arial"/>
            <w:sz w:val="20"/>
            <w:szCs w:val="20"/>
          </w:rPr>
          <w:t xml:space="preserve"> </w:t>
        </w:r>
      </w:ins>
      <w:r w:rsidR="00451990">
        <w:rPr>
          <w:rFonts w:ascii="Verdana" w:hAnsi="Verdana" w:cs="Arial"/>
          <w:sz w:val="20"/>
          <w:szCs w:val="20"/>
        </w:rPr>
        <w:t>will</w:t>
      </w:r>
      <w:proofErr w:type="gramEnd"/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also inform them of the outcome – normally within </w:t>
      </w:r>
      <w:r w:rsidRPr="00451990">
        <w:rPr>
          <w:rFonts w:ascii="Verdana" w:hAnsi="Verdana" w:cs="Arial"/>
          <w:color w:val="FF0000"/>
          <w:sz w:val="20"/>
          <w:szCs w:val="20"/>
        </w:rPr>
        <w:t>10 working days</w:t>
      </w:r>
      <w:r w:rsidRPr="00451990">
        <w:rPr>
          <w:rFonts w:ascii="Verdana" w:hAnsi="Verdana" w:cs="Arial"/>
          <w:sz w:val="20"/>
          <w:szCs w:val="20"/>
        </w:rPr>
        <w:t xml:space="preserve"> of making our decision - in doing so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we may withhold some details if to disclose such information would breach a duty of confidentiality or any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other legal duty.</w:t>
      </w:r>
    </w:p>
    <w:p w14:paraId="5825AF53" w14:textId="6D61EC73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If it</w:t>
      </w:r>
      <w:r w:rsidR="00451990">
        <w:rPr>
          <w:rFonts w:ascii="Verdana" w:hAnsi="Verdana" w:cs="Arial"/>
          <w:sz w:val="20"/>
          <w:szCs w:val="20"/>
        </w:rPr>
        <w:t xml:space="preserve"> is</w:t>
      </w:r>
      <w:r w:rsidRPr="00451990">
        <w:rPr>
          <w:rFonts w:ascii="Verdana" w:hAnsi="Verdana" w:cs="Arial"/>
          <w:sz w:val="20"/>
          <w:szCs w:val="20"/>
        </w:rPr>
        <w:t xml:space="preserve"> an internal investigation against a member of staff </w:t>
      </w:r>
      <w:r w:rsidR="00451990">
        <w:rPr>
          <w:rFonts w:ascii="Verdana" w:hAnsi="Verdana" w:cs="Arial"/>
          <w:sz w:val="20"/>
          <w:szCs w:val="20"/>
        </w:rPr>
        <w:t xml:space="preserve">acting on behalf or representing 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47" w:author="Dion Bishop" w:date="2024-04-09T19:52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[Centre name]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48" w:author="Dion Bishop" w:date="2024-04-09T19:52:00Z">
            <w:rPr>
              <w:rFonts w:ascii="Verdana" w:hAnsi="Verdana" w:cs="Arial"/>
              <w:sz w:val="20"/>
              <w:szCs w:val="20"/>
            </w:rPr>
          </w:rPrChange>
        </w:rPr>
        <w:t>,</w:t>
      </w:r>
      <w:ins w:id="49" w:author="Dion Bishop" w:date="2024-04-09T19:52:00Z">
        <w:r w:rsidR="00BC4BC5" w:rsidRPr="00BC4BC5">
          <w:rPr>
            <w:rFonts w:ascii="Verdana" w:hAnsi="Verdana" w:cs="Arial"/>
            <w:sz w:val="20"/>
            <w:szCs w:val="20"/>
          </w:rPr>
          <w:t xml:space="preserve"> </w:t>
        </w:r>
        <w:r w:rsidR="00BC4BC5" w:rsidRPr="00AE3577">
          <w:rPr>
            <w:rFonts w:ascii="Verdana" w:hAnsi="Verdana" w:cs="Arial"/>
            <w:sz w:val="20"/>
            <w:szCs w:val="20"/>
          </w:rPr>
          <w:t>Quack Recruitment &amp; Training</w:t>
        </w:r>
      </w:ins>
      <w:r w:rsidR="00451990" w:rsidRPr="00BC4BC5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 xml:space="preserve">the report </w:t>
      </w:r>
      <w:r w:rsidR="001D23FB" w:rsidRPr="00451990">
        <w:rPr>
          <w:rFonts w:ascii="Verdana" w:hAnsi="Verdana" w:cs="Arial"/>
          <w:sz w:val="20"/>
          <w:szCs w:val="20"/>
        </w:rPr>
        <w:t xml:space="preserve">will be agreed by the Managing </w:t>
      </w:r>
      <w:r w:rsidRPr="00451990">
        <w:rPr>
          <w:rFonts w:ascii="Verdana" w:hAnsi="Verdana" w:cs="Arial"/>
          <w:sz w:val="20"/>
          <w:szCs w:val="20"/>
        </w:rPr>
        <w:t>Director,</w:t>
      </w:r>
      <w:r w:rsidR="00451990">
        <w:rPr>
          <w:rFonts w:ascii="Verdana" w:hAnsi="Verdana" w:cs="Arial"/>
          <w:sz w:val="20"/>
          <w:szCs w:val="20"/>
        </w:rPr>
        <w:t xml:space="preserve"> or person of similar responsibility</w:t>
      </w:r>
      <w:r w:rsidRPr="00451990">
        <w:rPr>
          <w:rFonts w:ascii="Verdana" w:hAnsi="Verdana" w:cs="Arial"/>
          <w:sz w:val="20"/>
          <w:szCs w:val="20"/>
        </w:rPr>
        <w:t xml:space="preserve"> along with the</w:t>
      </w:r>
      <w:r w:rsidR="001D23FB" w:rsidRPr="00451990">
        <w:rPr>
          <w:rFonts w:ascii="Verdana" w:hAnsi="Verdana" w:cs="Arial"/>
          <w:sz w:val="20"/>
          <w:szCs w:val="20"/>
        </w:rPr>
        <w:t xml:space="preserve"> relevant internal managers </w:t>
      </w:r>
      <w:r w:rsidRPr="00451990">
        <w:rPr>
          <w:rFonts w:ascii="Verdana" w:hAnsi="Verdana" w:cs="Arial"/>
          <w:sz w:val="20"/>
          <w:szCs w:val="20"/>
        </w:rPr>
        <w:t>and appropriate internal disciplinary procedures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will be implemented.</w:t>
      </w:r>
    </w:p>
    <w:p w14:paraId="7451CF79" w14:textId="4691BC3D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 xml:space="preserve">In addition, to the above </w:t>
      </w:r>
      <w:r w:rsidR="00451990" w:rsidRPr="00BC4BC5">
        <w:rPr>
          <w:rFonts w:ascii="Verdana" w:hAnsi="Verdana" w:cs="Arial"/>
          <w:color w:val="FFFFFF" w:themeColor="background1"/>
          <w:sz w:val="20"/>
          <w:szCs w:val="20"/>
          <w:rPrChange w:id="50" w:author="Dion Bishop" w:date="2024-04-09T19:52:00Z">
            <w:rPr>
              <w:rFonts w:ascii="Verdana" w:hAnsi="Verdana" w:cs="Arial"/>
              <w:color w:val="FF0000"/>
              <w:sz w:val="20"/>
              <w:szCs w:val="20"/>
            </w:rPr>
          </w:rPrChange>
        </w:rPr>
        <w:t>[Centre name]</w:t>
      </w:r>
      <w:ins w:id="51" w:author="Dion Bishop" w:date="2024-04-09T19:52:00Z">
        <w:r w:rsidR="00BC4BC5" w:rsidRPr="00BC4BC5">
          <w:rPr>
            <w:rFonts w:ascii="Verdana" w:hAnsi="Verdana" w:cs="Arial"/>
            <w:sz w:val="20"/>
            <w:szCs w:val="20"/>
          </w:rPr>
          <w:t xml:space="preserve"> </w:t>
        </w:r>
        <w:r w:rsidR="00BC4BC5" w:rsidRPr="00AE3577">
          <w:rPr>
            <w:rFonts w:ascii="Verdana" w:hAnsi="Verdana" w:cs="Arial"/>
            <w:sz w:val="20"/>
            <w:szCs w:val="20"/>
          </w:rPr>
          <w:t>Quack Recruitment &amp; Training</w:t>
        </w:r>
      </w:ins>
      <w:r w:rsidR="00451990" w:rsidRPr="00BC4BC5">
        <w:rPr>
          <w:rFonts w:ascii="Verdana" w:hAnsi="Verdana" w:cs="Arial"/>
          <w:sz w:val="20"/>
          <w:szCs w:val="20"/>
        </w:rPr>
        <w:t xml:space="preserve"> </w:t>
      </w:r>
      <w:r w:rsidR="00D46BF4" w:rsidRPr="00451990">
        <w:rPr>
          <w:rFonts w:ascii="Verdana" w:hAnsi="Verdana" w:cs="Arial"/>
          <w:sz w:val="20"/>
          <w:szCs w:val="20"/>
        </w:rPr>
        <w:t>will</w:t>
      </w:r>
      <w:r w:rsidRPr="00451990">
        <w:rPr>
          <w:rFonts w:ascii="Verdana" w:hAnsi="Verdana" w:cs="Arial"/>
          <w:sz w:val="20"/>
          <w:szCs w:val="20"/>
        </w:rPr>
        <w:t xml:space="preserve"> record any lessons learnt from the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investigation and pass these onto relevant internal colleagues to help prevent the same instance</w:t>
      </w:r>
      <w:r w:rsidR="001D23FB"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>of maladministration or malpractice from reoccurring.</w:t>
      </w:r>
    </w:p>
    <w:p w14:paraId="7BE8BC07" w14:textId="77777777" w:rsidR="000567E2" w:rsidRPr="00451990" w:rsidRDefault="000567E2" w:rsidP="001D23FB">
      <w:pPr>
        <w:spacing w:after="1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If the relevant party (</w:t>
      </w:r>
      <w:proofErr w:type="spellStart"/>
      <w:r w:rsidRPr="00451990">
        <w:rPr>
          <w:rFonts w:ascii="Verdana" w:hAnsi="Verdana" w:cs="Arial"/>
          <w:sz w:val="20"/>
          <w:szCs w:val="20"/>
        </w:rPr>
        <w:t>ies</w:t>
      </w:r>
      <w:proofErr w:type="spellEnd"/>
      <w:r w:rsidRPr="00451990">
        <w:rPr>
          <w:rFonts w:ascii="Verdana" w:hAnsi="Verdana" w:cs="Arial"/>
          <w:sz w:val="20"/>
          <w:szCs w:val="20"/>
        </w:rPr>
        <w:t>) wishes to appeal against our decision to impose sanctions, please refer to our</w:t>
      </w:r>
      <w:r w:rsidR="001D23FB" w:rsidRPr="00451990">
        <w:rPr>
          <w:rFonts w:ascii="Verdana" w:hAnsi="Verdana" w:cs="Arial"/>
          <w:sz w:val="20"/>
          <w:szCs w:val="20"/>
        </w:rPr>
        <w:t xml:space="preserve"> Complaints Procedure.</w:t>
      </w:r>
    </w:p>
    <w:p w14:paraId="5A39BBE3" w14:textId="77777777" w:rsidR="001D23FB" w:rsidRPr="00451990" w:rsidRDefault="001D23FB" w:rsidP="001D23FB">
      <w:pPr>
        <w:spacing w:after="120"/>
        <w:rPr>
          <w:rFonts w:ascii="Verdana" w:hAnsi="Verdana" w:cs="Arial"/>
          <w:sz w:val="20"/>
          <w:szCs w:val="20"/>
        </w:rPr>
      </w:pPr>
    </w:p>
    <w:p w14:paraId="0D20AE5F" w14:textId="570FDF9B" w:rsidR="001D23FB" w:rsidRPr="00451990" w:rsidRDefault="001D23FB" w:rsidP="001D23FB">
      <w:pPr>
        <w:spacing w:after="120"/>
        <w:ind w:left="720" w:hanging="720"/>
        <w:rPr>
          <w:rFonts w:ascii="Verdana" w:hAnsi="Verdana" w:cs="Arial"/>
          <w:sz w:val="20"/>
          <w:szCs w:val="20"/>
        </w:rPr>
      </w:pPr>
      <w:r w:rsidRPr="00451990">
        <w:rPr>
          <w:rFonts w:ascii="Verdana" w:hAnsi="Verdana" w:cs="Arial"/>
          <w:sz w:val="20"/>
          <w:szCs w:val="20"/>
        </w:rPr>
        <w:t>Signed</w:t>
      </w:r>
      <w:r w:rsidR="00451990">
        <w:rPr>
          <w:rFonts w:ascii="Verdana" w:hAnsi="Verdana" w:cs="Arial"/>
          <w:sz w:val="20"/>
          <w:szCs w:val="20"/>
        </w:rPr>
        <w:t>:</w:t>
      </w:r>
      <w:r w:rsidRPr="00451990">
        <w:rPr>
          <w:rFonts w:ascii="Verdana" w:hAnsi="Verdana" w:cs="Arial"/>
          <w:sz w:val="20"/>
          <w:szCs w:val="20"/>
        </w:rPr>
        <w:t xml:space="preserve"> </w:t>
      </w:r>
      <w:r w:rsidRPr="00451990">
        <w:rPr>
          <w:rFonts w:ascii="Verdana" w:hAnsi="Verdana" w:cs="Arial"/>
          <w:sz w:val="20"/>
          <w:szCs w:val="20"/>
        </w:rPr>
        <w:tab/>
      </w:r>
      <w:ins w:id="52" w:author="Dion Bishop" w:date="2024-04-09T19:54:00Z">
        <w:r w:rsidR="00BC4BC5">
          <w:rPr>
            <w:rFonts w:ascii="Verdana" w:hAnsi="Verdana" w:cs="Arial"/>
            <w:sz w:val="20"/>
            <w:szCs w:val="20"/>
          </w:rPr>
          <w:t>D Bishop</w:t>
        </w:r>
      </w:ins>
      <w:r w:rsidRPr="00451990">
        <w:rPr>
          <w:rFonts w:ascii="Verdana" w:hAnsi="Verdana" w:cs="Arial"/>
          <w:sz w:val="20"/>
          <w:szCs w:val="20"/>
        </w:rPr>
        <w:tab/>
      </w:r>
      <w:r w:rsidRPr="00451990">
        <w:rPr>
          <w:rFonts w:ascii="Verdana" w:hAnsi="Verdana" w:cs="Arial"/>
          <w:sz w:val="20"/>
          <w:szCs w:val="20"/>
        </w:rPr>
        <w:tab/>
      </w:r>
      <w:r w:rsidRPr="00451990">
        <w:rPr>
          <w:rFonts w:ascii="Verdana" w:hAnsi="Verdana" w:cs="Arial"/>
          <w:sz w:val="20"/>
          <w:szCs w:val="20"/>
        </w:rPr>
        <w:tab/>
      </w:r>
      <w:r w:rsidRPr="00451990">
        <w:rPr>
          <w:rFonts w:ascii="Verdana" w:hAnsi="Verdana" w:cs="Arial"/>
          <w:sz w:val="20"/>
          <w:szCs w:val="20"/>
        </w:rPr>
        <w:tab/>
      </w:r>
      <w:r w:rsidRPr="00451990">
        <w:rPr>
          <w:rFonts w:ascii="Verdana" w:hAnsi="Verdana" w:cs="Arial"/>
          <w:sz w:val="20"/>
          <w:szCs w:val="20"/>
        </w:rPr>
        <w:tab/>
      </w:r>
      <w:r w:rsidRPr="00451990">
        <w:rPr>
          <w:rFonts w:ascii="Verdana" w:hAnsi="Verdana" w:cs="Arial"/>
          <w:sz w:val="20"/>
          <w:szCs w:val="20"/>
        </w:rPr>
        <w:tab/>
      </w:r>
      <w:r w:rsidR="00451990">
        <w:rPr>
          <w:rFonts w:ascii="Verdana" w:hAnsi="Verdana" w:cs="Arial"/>
          <w:sz w:val="20"/>
          <w:szCs w:val="20"/>
        </w:rPr>
        <w:t>Position:</w:t>
      </w:r>
      <w:r w:rsidRPr="00451990">
        <w:rPr>
          <w:rFonts w:ascii="Verdana" w:hAnsi="Verdana" w:cs="Arial"/>
          <w:sz w:val="20"/>
          <w:szCs w:val="20"/>
        </w:rPr>
        <w:t xml:space="preserve">  </w:t>
      </w:r>
      <w:ins w:id="53" w:author="Dion Bishop" w:date="2024-04-09T19:54:00Z">
        <w:r w:rsidR="00BC4BC5">
          <w:rPr>
            <w:rFonts w:ascii="Verdana" w:hAnsi="Verdana" w:cs="Arial"/>
            <w:sz w:val="20"/>
            <w:szCs w:val="20"/>
          </w:rPr>
          <w:t>Training Manager</w:t>
        </w:r>
      </w:ins>
    </w:p>
    <w:p w14:paraId="41C8F396" w14:textId="77777777" w:rsidR="001D23FB" w:rsidRDefault="001D23FB" w:rsidP="001D23FB">
      <w:pPr>
        <w:spacing w:after="120"/>
        <w:ind w:left="720" w:hanging="720"/>
        <w:rPr>
          <w:rFonts w:ascii="Verdana" w:hAnsi="Verdana" w:cs="Arial"/>
          <w:sz w:val="20"/>
          <w:szCs w:val="20"/>
        </w:rPr>
      </w:pPr>
    </w:p>
    <w:p w14:paraId="6AF20E85" w14:textId="7B349883" w:rsidR="001D23FB" w:rsidRDefault="00451990" w:rsidP="001D23FB">
      <w:pPr>
        <w:spacing w:after="12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Revision Date:</w:t>
      </w:r>
      <w:ins w:id="54" w:author="Dion Bishop" w:date="2024-04-09T19:55:00Z">
        <w:r w:rsidR="00BC4BC5">
          <w:rPr>
            <w:rFonts w:ascii="Verdana" w:hAnsi="Verdana" w:cs="Arial"/>
            <w:sz w:val="20"/>
            <w:szCs w:val="20"/>
          </w:rPr>
          <w:t xml:space="preserve"> 9</w:t>
        </w:r>
        <w:r w:rsidR="00BC4BC5" w:rsidRPr="00BC4BC5">
          <w:rPr>
            <w:rFonts w:ascii="Verdana" w:hAnsi="Verdana" w:cs="Arial"/>
            <w:sz w:val="20"/>
            <w:szCs w:val="20"/>
            <w:vertAlign w:val="superscript"/>
            <w:rPrChange w:id="55" w:author="Dion Bishop" w:date="2024-04-09T19:55:00Z">
              <w:rPr>
                <w:rFonts w:ascii="Verdana" w:hAnsi="Verdana" w:cs="Arial"/>
                <w:sz w:val="20"/>
                <w:szCs w:val="20"/>
              </w:rPr>
            </w:rPrChange>
          </w:rPr>
          <w:t>th</w:t>
        </w:r>
        <w:r w:rsidR="00BC4BC5">
          <w:rPr>
            <w:rFonts w:ascii="Verdana" w:hAnsi="Verdana" w:cs="Arial"/>
            <w:sz w:val="20"/>
            <w:szCs w:val="20"/>
          </w:rPr>
          <w:t xml:space="preserve"> April 2024</w:t>
        </w:r>
      </w:ins>
    </w:p>
    <w:p w14:paraId="72A3D3EC" w14:textId="77777777" w:rsidR="00451990" w:rsidRDefault="00451990" w:rsidP="001D23FB">
      <w:pPr>
        <w:spacing w:after="120"/>
        <w:rPr>
          <w:rFonts w:ascii="Verdana" w:hAnsi="Verdana" w:cs="Arial"/>
          <w:sz w:val="20"/>
          <w:szCs w:val="20"/>
        </w:rPr>
      </w:pPr>
    </w:p>
    <w:p w14:paraId="017192A2" w14:textId="657165E6" w:rsidR="00451990" w:rsidRPr="00451990" w:rsidRDefault="00451990" w:rsidP="001D23FB">
      <w:pPr>
        <w:spacing w:after="120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Next Review Date:</w:t>
      </w:r>
      <w:ins w:id="56" w:author="Dion Bishop" w:date="2024-04-09T19:55:00Z">
        <w:r w:rsidR="00BC4BC5" w:rsidRPr="00BC4BC5">
          <w:rPr>
            <w:rFonts w:ascii="Verdana" w:hAnsi="Verdana" w:cs="Arial"/>
            <w:sz w:val="20"/>
            <w:szCs w:val="20"/>
          </w:rPr>
          <w:t xml:space="preserve"> </w:t>
        </w:r>
        <w:r w:rsidR="00BC4BC5">
          <w:rPr>
            <w:rFonts w:ascii="Verdana" w:hAnsi="Verdana" w:cs="Arial"/>
            <w:sz w:val="20"/>
            <w:szCs w:val="20"/>
          </w:rPr>
          <w:t>9</w:t>
        </w:r>
        <w:r w:rsidR="00BC4BC5" w:rsidRPr="00136CCE">
          <w:rPr>
            <w:rFonts w:ascii="Verdana" w:hAnsi="Verdana" w:cs="Arial"/>
            <w:sz w:val="20"/>
            <w:szCs w:val="20"/>
            <w:vertAlign w:val="superscript"/>
          </w:rPr>
          <w:t>th</w:t>
        </w:r>
        <w:r w:rsidR="00BC4BC5">
          <w:rPr>
            <w:rFonts w:ascii="Verdana" w:hAnsi="Verdana" w:cs="Arial"/>
            <w:sz w:val="20"/>
            <w:szCs w:val="20"/>
          </w:rPr>
          <w:t xml:space="preserve"> October 2024</w:t>
        </w:r>
      </w:ins>
    </w:p>
    <w:p w14:paraId="0D0B940D" w14:textId="77777777" w:rsidR="001D23FB" w:rsidRPr="009D02D0" w:rsidRDefault="001D23FB" w:rsidP="001D23FB">
      <w:pPr>
        <w:spacing w:after="120"/>
        <w:rPr>
          <w:rFonts w:ascii="Arial" w:hAnsi="Arial" w:cs="Arial"/>
          <w:sz w:val="22"/>
          <w:szCs w:val="22"/>
        </w:rPr>
      </w:pPr>
    </w:p>
    <w:p w14:paraId="0E27B00A" w14:textId="77777777" w:rsidR="001D23FB" w:rsidRPr="009D02D0" w:rsidRDefault="001D23FB">
      <w:pPr>
        <w:rPr>
          <w:rFonts w:ascii="Arial" w:hAnsi="Arial" w:cs="Arial"/>
          <w:sz w:val="22"/>
          <w:szCs w:val="22"/>
        </w:rPr>
      </w:pPr>
    </w:p>
    <w:sectPr w:rsidR="001D23FB" w:rsidRPr="009D02D0" w:rsidSect="00BC3A01">
      <w:headerReference w:type="default" r:id="rId10"/>
      <w:pgSz w:w="12240" w:h="15840"/>
      <w:pgMar w:top="1440" w:right="108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F0D6D" w14:textId="77777777" w:rsidR="00BC3A01" w:rsidRDefault="00BC3A01">
      <w:r>
        <w:separator/>
      </w:r>
    </w:p>
  </w:endnote>
  <w:endnote w:type="continuationSeparator" w:id="0">
    <w:p w14:paraId="22F1CD9D" w14:textId="77777777" w:rsidR="00BC3A01" w:rsidRDefault="00BC3A01">
      <w:r>
        <w:continuationSeparator/>
      </w:r>
    </w:p>
  </w:endnote>
  <w:endnote w:type="continuationNotice" w:id="1">
    <w:p w14:paraId="41040426" w14:textId="77777777" w:rsidR="00BC3A01" w:rsidRDefault="00BC3A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1870A" w14:textId="77777777" w:rsidR="00BC3A01" w:rsidRDefault="00BC3A01">
      <w:r>
        <w:separator/>
      </w:r>
    </w:p>
  </w:footnote>
  <w:footnote w:type="continuationSeparator" w:id="0">
    <w:p w14:paraId="61754FCB" w14:textId="77777777" w:rsidR="00BC3A01" w:rsidRDefault="00BC3A01">
      <w:r>
        <w:continuationSeparator/>
      </w:r>
    </w:p>
  </w:footnote>
  <w:footnote w:type="continuationNotice" w:id="1">
    <w:p w14:paraId="7A92611D" w14:textId="77777777" w:rsidR="00BC3A01" w:rsidRDefault="00BC3A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6B9AB" w14:textId="77777777" w:rsidR="001D23FB" w:rsidRPr="001D23FB" w:rsidRDefault="001D23FB" w:rsidP="001D23FB">
    <w:pPr>
      <w:rPr>
        <w:rFonts w:ascii="Arial" w:hAnsi="Arial" w:cs="Arial"/>
        <w:b/>
        <w:color w:val="4E1E68"/>
      </w:rPr>
    </w:pPr>
  </w:p>
  <w:p w14:paraId="45FB0818" w14:textId="77777777" w:rsidR="001D23FB" w:rsidRDefault="001D23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425"/>
    <w:multiLevelType w:val="hybridMultilevel"/>
    <w:tmpl w:val="8C947520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A0FFE"/>
    <w:multiLevelType w:val="hybridMultilevel"/>
    <w:tmpl w:val="4A2AA9A4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7DDE"/>
    <w:multiLevelType w:val="hybridMultilevel"/>
    <w:tmpl w:val="FCF27BF6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E7D08"/>
    <w:multiLevelType w:val="hybridMultilevel"/>
    <w:tmpl w:val="DF4E62F4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A7A78"/>
    <w:multiLevelType w:val="hybridMultilevel"/>
    <w:tmpl w:val="294C8D24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5281"/>
    <w:multiLevelType w:val="hybridMultilevel"/>
    <w:tmpl w:val="C366A178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A1EB8"/>
    <w:multiLevelType w:val="hybridMultilevel"/>
    <w:tmpl w:val="4372C0C4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23C87"/>
    <w:multiLevelType w:val="hybridMultilevel"/>
    <w:tmpl w:val="67185C30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7C36DE"/>
    <w:multiLevelType w:val="hybridMultilevel"/>
    <w:tmpl w:val="5400E24A"/>
    <w:lvl w:ilvl="0" w:tplc="D5B405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8470904">
    <w:abstractNumId w:val="3"/>
  </w:num>
  <w:num w:numId="2" w16cid:durableId="1807042058">
    <w:abstractNumId w:val="4"/>
  </w:num>
  <w:num w:numId="3" w16cid:durableId="1007173778">
    <w:abstractNumId w:val="0"/>
  </w:num>
  <w:num w:numId="4" w16cid:durableId="1437411110">
    <w:abstractNumId w:val="7"/>
  </w:num>
  <w:num w:numId="5" w16cid:durableId="695279819">
    <w:abstractNumId w:val="2"/>
  </w:num>
  <w:num w:numId="6" w16cid:durableId="1353997484">
    <w:abstractNumId w:val="8"/>
  </w:num>
  <w:num w:numId="7" w16cid:durableId="1851139717">
    <w:abstractNumId w:val="6"/>
  </w:num>
  <w:num w:numId="8" w16cid:durableId="71509917">
    <w:abstractNumId w:val="5"/>
  </w:num>
  <w:num w:numId="9" w16cid:durableId="168501368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ion Bishop">
    <w15:presenceInfo w15:providerId="Windows Live" w15:userId="cc8bd40f092661ba"/>
  </w15:person>
  <w15:person w15:author="Joanna McDermott">
    <w15:presenceInfo w15:providerId="AD" w15:userId="S::jmcdermott@highfield.co.uk::b13a417b-3b22-4dec-8fb7-0f8479dbce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E2"/>
    <w:rsid w:val="000013AF"/>
    <w:rsid w:val="00006B41"/>
    <w:rsid w:val="000108F2"/>
    <w:rsid w:val="00012EB2"/>
    <w:rsid w:val="000308FC"/>
    <w:rsid w:val="000356B5"/>
    <w:rsid w:val="0003782C"/>
    <w:rsid w:val="000469C2"/>
    <w:rsid w:val="00047282"/>
    <w:rsid w:val="000567E2"/>
    <w:rsid w:val="00060C8D"/>
    <w:rsid w:val="00081AD8"/>
    <w:rsid w:val="00085D7F"/>
    <w:rsid w:val="0008673C"/>
    <w:rsid w:val="00093072"/>
    <w:rsid w:val="00096B67"/>
    <w:rsid w:val="000A7B60"/>
    <w:rsid w:val="000B404D"/>
    <w:rsid w:val="000D11FC"/>
    <w:rsid w:val="000D2AC6"/>
    <w:rsid w:val="000D6BFB"/>
    <w:rsid w:val="000E37C8"/>
    <w:rsid w:val="00106DF1"/>
    <w:rsid w:val="001103A5"/>
    <w:rsid w:val="00120A58"/>
    <w:rsid w:val="00134605"/>
    <w:rsid w:val="00136052"/>
    <w:rsid w:val="00144BE4"/>
    <w:rsid w:val="00152014"/>
    <w:rsid w:val="001717E8"/>
    <w:rsid w:val="0018223D"/>
    <w:rsid w:val="00190198"/>
    <w:rsid w:val="00197C4A"/>
    <w:rsid w:val="001C19E3"/>
    <w:rsid w:val="001C360A"/>
    <w:rsid w:val="001D23FB"/>
    <w:rsid w:val="001D48DC"/>
    <w:rsid w:val="001D4B14"/>
    <w:rsid w:val="001D5E22"/>
    <w:rsid w:val="001D6458"/>
    <w:rsid w:val="001E5AC7"/>
    <w:rsid w:val="001F25F3"/>
    <w:rsid w:val="001F6A40"/>
    <w:rsid w:val="00205188"/>
    <w:rsid w:val="0020648C"/>
    <w:rsid w:val="0023000E"/>
    <w:rsid w:val="00251929"/>
    <w:rsid w:val="002524C4"/>
    <w:rsid w:val="00262A6A"/>
    <w:rsid w:val="00273D71"/>
    <w:rsid w:val="00283FE8"/>
    <w:rsid w:val="00293324"/>
    <w:rsid w:val="00296798"/>
    <w:rsid w:val="002B0517"/>
    <w:rsid w:val="002B0FE2"/>
    <w:rsid w:val="002D5834"/>
    <w:rsid w:val="002E0821"/>
    <w:rsid w:val="002E4D95"/>
    <w:rsid w:val="002E51EC"/>
    <w:rsid w:val="00303E9A"/>
    <w:rsid w:val="003170A1"/>
    <w:rsid w:val="00320F6B"/>
    <w:rsid w:val="00326CDE"/>
    <w:rsid w:val="0034259F"/>
    <w:rsid w:val="00343AA3"/>
    <w:rsid w:val="0034465C"/>
    <w:rsid w:val="00367E53"/>
    <w:rsid w:val="0037679D"/>
    <w:rsid w:val="003923E4"/>
    <w:rsid w:val="003924D3"/>
    <w:rsid w:val="003A1019"/>
    <w:rsid w:val="003B59F3"/>
    <w:rsid w:val="003C25B8"/>
    <w:rsid w:val="003C3B1F"/>
    <w:rsid w:val="003D2A16"/>
    <w:rsid w:val="003D4DC4"/>
    <w:rsid w:val="003D6FCA"/>
    <w:rsid w:val="003E22EA"/>
    <w:rsid w:val="003E7308"/>
    <w:rsid w:val="003F07F8"/>
    <w:rsid w:val="003F11C9"/>
    <w:rsid w:val="003F31B4"/>
    <w:rsid w:val="003F3C21"/>
    <w:rsid w:val="004235DA"/>
    <w:rsid w:val="004262A8"/>
    <w:rsid w:val="00431DF2"/>
    <w:rsid w:val="00431E7A"/>
    <w:rsid w:val="00432F84"/>
    <w:rsid w:val="00440FDF"/>
    <w:rsid w:val="004462E2"/>
    <w:rsid w:val="00447689"/>
    <w:rsid w:val="004505C1"/>
    <w:rsid w:val="00451990"/>
    <w:rsid w:val="004676EB"/>
    <w:rsid w:val="0046785A"/>
    <w:rsid w:val="00473646"/>
    <w:rsid w:val="004776E8"/>
    <w:rsid w:val="00481DF2"/>
    <w:rsid w:val="004A6C8D"/>
    <w:rsid w:val="004B1386"/>
    <w:rsid w:val="004B3440"/>
    <w:rsid w:val="004C494B"/>
    <w:rsid w:val="004D3D42"/>
    <w:rsid w:val="004D47E3"/>
    <w:rsid w:val="004D54FB"/>
    <w:rsid w:val="004E3352"/>
    <w:rsid w:val="004E5AFA"/>
    <w:rsid w:val="00504774"/>
    <w:rsid w:val="005124AE"/>
    <w:rsid w:val="00515D48"/>
    <w:rsid w:val="005224E2"/>
    <w:rsid w:val="005362C8"/>
    <w:rsid w:val="00536389"/>
    <w:rsid w:val="005532C7"/>
    <w:rsid w:val="00561B2B"/>
    <w:rsid w:val="00571450"/>
    <w:rsid w:val="00571962"/>
    <w:rsid w:val="00592327"/>
    <w:rsid w:val="0059374D"/>
    <w:rsid w:val="00596C52"/>
    <w:rsid w:val="005B260E"/>
    <w:rsid w:val="005C414B"/>
    <w:rsid w:val="005D0832"/>
    <w:rsid w:val="005D761A"/>
    <w:rsid w:val="005E2DD8"/>
    <w:rsid w:val="005E60FF"/>
    <w:rsid w:val="005F3D23"/>
    <w:rsid w:val="00603246"/>
    <w:rsid w:val="006101A2"/>
    <w:rsid w:val="0062058D"/>
    <w:rsid w:val="0062143D"/>
    <w:rsid w:val="00622E8D"/>
    <w:rsid w:val="00625F65"/>
    <w:rsid w:val="006324C4"/>
    <w:rsid w:val="00635848"/>
    <w:rsid w:val="0063729B"/>
    <w:rsid w:val="006471E1"/>
    <w:rsid w:val="006569BF"/>
    <w:rsid w:val="00670231"/>
    <w:rsid w:val="00671AC7"/>
    <w:rsid w:val="00677547"/>
    <w:rsid w:val="00681A29"/>
    <w:rsid w:val="00687917"/>
    <w:rsid w:val="006A11B2"/>
    <w:rsid w:val="006A14C4"/>
    <w:rsid w:val="006A4FD6"/>
    <w:rsid w:val="006C2F3B"/>
    <w:rsid w:val="006E2FA0"/>
    <w:rsid w:val="006E4AC2"/>
    <w:rsid w:val="006F6D74"/>
    <w:rsid w:val="007014B8"/>
    <w:rsid w:val="00702C39"/>
    <w:rsid w:val="00703289"/>
    <w:rsid w:val="00705627"/>
    <w:rsid w:val="00707976"/>
    <w:rsid w:val="00713848"/>
    <w:rsid w:val="00717C3E"/>
    <w:rsid w:val="00737388"/>
    <w:rsid w:val="00743B87"/>
    <w:rsid w:val="00772DE8"/>
    <w:rsid w:val="00775DD2"/>
    <w:rsid w:val="007825B3"/>
    <w:rsid w:val="007837AE"/>
    <w:rsid w:val="0079790B"/>
    <w:rsid w:val="007A2090"/>
    <w:rsid w:val="007D75F0"/>
    <w:rsid w:val="007E0D00"/>
    <w:rsid w:val="007E7044"/>
    <w:rsid w:val="007F5A12"/>
    <w:rsid w:val="00800C98"/>
    <w:rsid w:val="00802FA9"/>
    <w:rsid w:val="00805089"/>
    <w:rsid w:val="008104AD"/>
    <w:rsid w:val="00822C36"/>
    <w:rsid w:val="008259E1"/>
    <w:rsid w:val="008410D1"/>
    <w:rsid w:val="00844D93"/>
    <w:rsid w:val="00861032"/>
    <w:rsid w:val="00873719"/>
    <w:rsid w:val="008777B1"/>
    <w:rsid w:val="008813BC"/>
    <w:rsid w:val="00890DD8"/>
    <w:rsid w:val="008A1A98"/>
    <w:rsid w:val="008A355E"/>
    <w:rsid w:val="008A46CB"/>
    <w:rsid w:val="008A7386"/>
    <w:rsid w:val="008B1372"/>
    <w:rsid w:val="008B145D"/>
    <w:rsid w:val="008C16C2"/>
    <w:rsid w:val="008C4B90"/>
    <w:rsid w:val="008D5C3F"/>
    <w:rsid w:val="008E20E2"/>
    <w:rsid w:val="008E6A51"/>
    <w:rsid w:val="0090026A"/>
    <w:rsid w:val="00903604"/>
    <w:rsid w:val="009116F2"/>
    <w:rsid w:val="00913587"/>
    <w:rsid w:val="00923583"/>
    <w:rsid w:val="00925715"/>
    <w:rsid w:val="00943A59"/>
    <w:rsid w:val="00952131"/>
    <w:rsid w:val="0096159A"/>
    <w:rsid w:val="00977DC6"/>
    <w:rsid w:val="009802DA"/>
    <w:rsid w:val="0098311A"/>
    <w:rsid w:val="009848D0"/>
    <w:rsid w:val="009931E4"/>
    <w:rsid w:val="009C0B72"/>
    <w:rsid w:val="009C3BDF"/>
    <w:rsid w:val="009C407C"/>
    <w:rsid w:val="009C5A41"/>
    <w:rsid w:val="009D02D0"/>
    <w:rsid w:val="009D1EFD"/>
    <w:rsid w:val="009F1586"/>
    <w:rsid w:val="00A21A5C"/>
    <w:rsid w:val="00A24007"/>
    <w:rsid w:val="00A24EE5"/>
    <w:rsid w:val="00A26BE4"/>
    <w:rsid w:val="00A271E4"/>
    <w:rsid w:val="00A27AB5"/>
    <w:rsid w:val="00A346B4"/>
    <w:rsid w:val="00A34B49"/>
    <w:rsid w:val="00A429E4"/>
    <w:rsid w:val="00A50144"/>
    <w:rsid w:val="00A516F7"/>
    <w:rsid w:val="00A73676"/>
    <w:rsid w:val="00A74688"/>
    <w:rsid w:val="00A7681B"/>
    <w:rsid w:val="00A77544"/>
    <w:rsid w:val="00A86C2D"/>
    <w:rsid w:val="00A961A3"/>
    <w:rsid w:val="00AA0327"/>
    <w:rsid w:val="00AA1485"/>
    <w:rsid w:val="00AA735E"/>
    <w:rsid w:val="00AB12B3"/>
    <w:rsid w:val="00AB3AA5"/>
    <w:rsid w:val="00AB3BEF"/>
    <w:rsid w:val="00AB4B57"/>
    <w:rsid w:val="00AC07C3"/>
    <w:rsid w:val="00AD7730"/>
    <w:rsid w:val="00B01D0D"/>
    <w:rsid w:val="00B14397"/>
    <w:rsid w:val="00B33DC9"/>
    <w:rsid w:val="00B46B3C"/>
    <w:rsid w:val="00B575AB"/>
    <w:rsid w:val="00B5782B"/>
    <w:rsid w:val="00B70FF5"/>
    <w:rsid w:val="00B87B47"/>
    <w:rsid w:val="00B93F83"/>
    <w:rsid w:val="00BB0CD5"/>
    <w:rsid w:val="00BB24A0"/>
    <w:rsid w:val="00BC1B41"/>
    <w:rsid w:val="00BC3A01"/>
    <w:rsid w:val="00BC3AAE"/>
    <w:rsid w:val="00BC4BC5"/>
    <w:rsid w:val="00BE139E"/>
    <w:rsid w:val="00BE7FA8"/>
    <w:rsid w:val="00BF49A8"/>
    <w:rsid w:val="00C05EE3"/>
    <w:rsid w:val="00C17909"/>
    <w:rsid w:val="00C20815"/>
    <w:rsid w:val="00C2096F"/>
    <w:rsid w:val="00C274BA"/>
    <w:rsid w:val="00C27FF3"/>
    <w:rsid w:val="00C34DA4"/>
    <w:rsid w:val="00C35242"/>
    <w:rsid w:val="00C4653C"/>
    <w:rsid w:val="00C53187"/>
    <w:rsid w:val="00C6498D"/>
    <w:rsid w:val="00C65071"/>
    <w:rsid w:val="00C672BA"/>
    <w:rsid w:val="00C67A74"/>
    <w:rsid w:val="00C74C19"/>
    <w:rsid w:val="00C75630"/>
    <w:rsid w:val="00C953E4"/>
    <w:rsid w:val="00CA1608"/>
    <w:rsid w:val="00CA252D"/>
    <w:rsid w:val="00CA2A21"/>
    <w:rsid w:val="00CA6E70"/>
    <w:rsid w:val="00CA7B34"/>
    <w:rsid w:val="00CB09C4"/>
    <w:rsid w:val="00CC4CE2"/>
    <w:rsid w:val="00CC50D4"/>
    <w:rsid w:val="00CD3D70"/>
    <w:rsid w:val="00CD4167"/>
    <w:rsid w:val="00CE7809"/>
    <w:rsid w:val="00CE79E1"/>
    <w:rsid w:val="00CF357D"/>
    <w:rsid w:val="00CF769B"/>
    <w:rsid w:val="00D07BDF"/>
    <w:rsid w:val="00D1061A"/>
    <w:rsid w:val="00D126FB"/>
    <w:rsid w:val="00D1464A"/>
    <w:rsid w:val="00D24F98"/>
    <w:rsid w:val="00D2542B"/>
    <w:rsid w:val="00D40DEB"/>
    <w:rsid w:val="00D44CFB"/>
    <w:rsid w:val="00D46BF4"/>
    <w:rsid w:val="00D65B36"/>
    <w:rsid w:val="00D677E3"/>
    <w:rsid w:val="00D7138D"/>
    <w:rsid w:val="00D8554D"/>
    <w:rsid w:val="00D932EF"/>
    <w:rsid w:val="00D95745"/>
    <w:rsid w:val="00DB0752"/>
    <w:rsid w:val="00DC0933"/>
    <w:rsid w:val="00DC706E"/>
    <w:rsid w:val="00DD245E"/>
    <w:rsid w:val="00DD7F7A"/>
    <w:rsid w:val="00DF0E26"/>
    <w:rsid w:val="00E13E16"/>
    <w:rsid w:val="00E16E65"/>
    <w:rsid w:val="00E21363"/>
    <w:rsid w:val="00E247F0"/>
    <w:rsid w:val="00E4461E"/>
    <w:rsid w:val="00E550E6"/>
    <w:rsid w:val="00E647AE"/>
    <w:rsid w:val="00E65309"/>
    <w:rsid w:val="00E704C0"/>
    <w:rsid w:val="00E752F7"/>
    <w:rsid w:val="00E866C6"/>
    <w:rsid w:val="00E87378"/>
    <w:rsid w:val="00EA24A4"/>
    <w:rsid w:val="00EB656B"/>
    <w:rsid w:val="00EB7546"/>
    <w:rsid w:val="00EC0865"/>
    <w:rsid w:val="00EC6F52"/>
    <w:rsid w:val="00ED1E6F"/>
    <w:rsid w:val="00ED24D2"/>
    <w:rsid w:val="00ED2E48"/>
    <w:rsid w:val="00EE7EC9"/>
    <w:rsid w:val="00EF1510"/>
    <w:rsid w:val="00EF7559"/>
    <w:rsid w:val="00F060E8"/>
    <w:rsid w:val="00F12759"/>
    <w:rsid w:val="00F21570"/>
    <w:rsid w:val="00F21BD0"/>
    <w:rsid w:val="00F50B16"/>
    <w:rsid w:val="00F52695"/>
    <w:rsid w:val="00F7138B"/>
    <w:rsid w:val="00F86A42"/>
    <w:rsid w:val="00F902B2"/>
    <w:rsid w:val="00F967AB"/>
    <w:rsid w:val="00FB4AA9"/>
    <w:rsid w:val="00FC3F9E"/>
    <w:rsid w:val="00FD2A6D"/>
    <w:rsid w:val="00FD45F7"/>
    <w:rsid w:val="00FD7124"/>
    <w:rsid w:val="00FF1476"/>
    <w:rsid w:val="00FF161B"/>
    <w:rsid w:val="00FF6FB0"/>
    <w:rsid w:val="03E9F40A"/>
    <w:rsid w:val="2B91B86A"/>
    <w:rsid w:val="5BF6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FFBD2"/>
  <w15:chartTrackingRefBased/>
  <w15:docId w15:val="{3BC743F5-CE9B-45F4-B827-C277ABE0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1D23F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1D23F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D23F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D23FB"/>
    <w:pPr>
      <w:tabs>
        <w:tab w:val="center" w:pos="4320"/>
        <w:tab w:val="right" w:pos="8640"/>
      </w:tabs>
    </w:pPr>
  </w:style>
  <w:style w:type="character" w:styleId="Hyperlink">
    <w:name w:val="Hyperlink"/>
    <w:rsid w:val="001D23FB"/>
    <w:rPr>
      <w:color w:val="0000FF"/>
      <w:u w:val="single"/>
    </w:rPr>
  </w:style>
  <w:style w:type="character" w:styleId="CommentReference">
    <w:name w:val="annotation reference"/>
    <w:basedOn w:val="DefaultParagraphFont"/>
    <w:rsid w:val="00561B2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1B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61B2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61B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1B2B"/>
    <w:rPr>
      <w:b/>
      <w:bCs/>
      <w:lang w:eastAsia="en-US"/>
    </w:rPr>
  </w:style>
  <w:style w:type="paragraph" w:styleId="Revision">
    <w:name w:val="Revision"/>
    <w:hidden/>
    <w:uiPriority w:val="99"/>
    <w:semiHidden/>
    <w:rsid w:val="00923583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2DC84B51C3054EB1E65ABB6BD168B9" ma:contentTypeVersion="20" ma:contentTypeDescription="Create a new document." ma:contentTypeScope="" ma:versionID="8b4455d5b624ec293e14c78a7f87ee04">
  <xsd:schema xmlns:xsd="http://www.w3.org/2001/XMLSchema" xmlns:xs="http://www.w3.org/2001/XMLSchema" xmlns:p="http://schemas.microsoft.com/office/2006/metadata/properties" xmlns:ns2="adf46a62-61be-44fe-aabd-61fb090e3636" xmlns:ns3="ee9fbc62-14ff-4197-ab78-7faf0b341242" targetNamespace="http://schemas.microsoft.com/office/2006/metadata/properties" ma:root="true" ma:fieldsID="984b2555b19e1ddef663aea85c436ac9" ns2:_="" ns3:_="">
    <xsd:import namespace="adf46a62-61be-44fe-aabd-61fb090e3636"/>
    <xsd:import namespace="ee9fbc62-14ff-4197-ab78-7faf0b3412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CsM_x002f_CCSM" minOccurs="0"/>
                <xsd:element ref="ns2:Managedby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46a62-61be-44fe-aabd-61fb090e3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CsM_x002f_CCSM" ma:index="21" nillable="true" ma:displayName="CsM/CCSM" ma:description="CSM/CCSM allocated process update" ma:format="Dropdown" ma:list="UserInfo" ma:SharePointGroup="0" ma:internalName="CsM_x002f_CCS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nagedby" ma:index="22" nillable="true" ma:displayName="Managed by" ma:format="Dropdown" ma:internalName="Managedby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8bf0d6c-8cab-4b14-ac4b-41019c9662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fbc62-14ff-4197-ab78-7faf0b34124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1ea3cf-44a8-41c8-a957-42cb071bc2e9}" ma:internalName="TaxCatchAll" ma:showField="CatchAllData" ma:web="ee9fbc62-14ff-4197-ab78-7faf0b3412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f46a62-61be-44fe-aabd-61fb090e3636">
      <Terms xmlns="http://schemas.microsoft.com/office/infopath/2007/PartnerControls"/>
    </lcf76f155ced4ddcb4097134ff3c332f>
    <TaxCatchAll xmlns="ee9fbc62-14ff-4197-ab78-7faf0b341242" xsi:nil="true"/>
    <Managedby xmlns="adf46a62-61be-44fe-aabd-61fb090e3636" xsi:nil="true"/>
    <CsM_x002f_CCSM xmlns="adf46a62-61be-44fe-aabd-61fb090e3636">
      <UserInfo>
        <DisplayName/>
        <AccountId xsi:nil="true"/>
        <AccountType/>
      </UserInfo>
    </CsM_x002f_CCSM>
  </documentManagement>
</p:properties>
</file>

<file path=customXml/itemProps1.xml><?xml version="1.0" encoding="utf-8"?>
<ds:datastoreItem xmlns:ds="http://schemas.openxmlformats.org/officeDocument/2006/customXml" ds:itemID="{1E5649EB-3836-488B-9A93-48298B602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f46a62-61be-44fe-aabd-61fb090e3636"/>
    <ds:schemaRef ds:uri="ee9fbc62-14ff-4197-ab78-7faf0b3412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A76CD1-8A89-4416-B4A8-BCE692ED8B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13D207-5632-4056-BCD1-234F4778444B}">
  <ds:schemaRefs>
    <ds:schemaRef ds:uri="http://schemas.microsoft.com/office/2006/metadata/properties"/>
    <ds:schemaRef ds:uri="http://schemas.microsoft.com/office/infopath/2007/PartnerControls"/>
    <ds:schemaRef ds:uri="adf46a62-61be-44fe-aabd-61fb090e3636"/>
    <ds:schemaRef ds:uri="ee9fbc62-14ff-4197-ab78-7faf0b3412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947</Words>
  <Characters>5764</Characters>
  <Application>Microsoft Office Word</Application>
  <DocSecurity>4</DocSecurity>
  <Lines>151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MALPRACTICE &amp; MALADMINISTRATION POLICY</vt:lpstr>
    </vt:vector>
  </TitlesOfParts>
  <Company>Academy of Learning</Company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MALPRACTICE &amp; MALADMINISTRATION POLICY</dc:title>
  <dc:subject/>
  <dc:creator>Administrator</dc:creator>
  <cp:keywords/>
  <cp:lastModifiedBy>Dion Bishop</cp:lastModifiedBy>
  <cp:revision>2</cp:revision>
  <dcterms:created xsi:type="dcterms:W3CDTF">2024-04-09T18:56:00Z</dcterms:created>
  <dcterms:modified xsi:type="dcterms:W3CDTF">2024-04-09T18:56:00Z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0x010100432DC84B51C3054EB1E65ABB6BD168B9</vt:lpwstr>
  </property>
  <property fmtid="{D5CDD505-2E9C-101B-9397-08002B2CF9AE}" pid="3" name="MediaServiceImageTags">
    <vt:lpwstr/>
  </property>
</Properties>
</file>